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rebuchet MS" w:cs="Trebuchet MS" w:eastAsia="Trebuchet MS" w:hAnsi="Trebuchet MS"/>
          <w:sz w:val="42"/>
          <w:szCs w:val="42"/>
          <w:rtl w:val="0"/>
        </w:rPr>
        <w:t xml:space="preserve">BoomBoom Video App Tutorial | Sencha Touch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8ouyz1u7tm6c" w:id="0"/>
      <w:bookmarkEnd w:id="0"/>
      <w:commentRangeStart w:id="0"/>
      <w:r w:rsidDel="00000000" w:rsidR="00000000" w:rsidRPr="00000000">
        <w:rPr>
          <w:rtl w:val="0"/>
        </w:rPr>
        <w:t xml:space="preserve">Foreword</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Style w:val="Heading1"/>
        <w:contextualSpacing w:val="0"/>
      </w:pPr>
      <w:bookmarkStart w:colFirst="0" w:colLast="0" w:name="_s8eiw92e18z3" w:id="1"/>
      <w:bookmarkEnd w:id="1"/>
      <w:r w:rsidDel="00000000" w:rsidR="00000000" w:rsidRPr="00000000">
        <w:rPr>
          <w:sz w:val="22"/>
          <w:szCs w:val="22"/>
          <w:rtl w:val="0"/>
        </w:rPr>
        <w:t xml:space="preserve">It’s been over 5 years since we first started working on Sencha Touch. We were one of the early adopters of Sencha Touch when the 0.90 beta version was first released in July, 2010. We immediately fell in love with the library because it shared the same application architecture of ExtJS - a technology which was very popular at the time for providing complete UI based web solutions. In last 5 years, we have developed </w:t>
      </w:r>
      <w:hyperlink r:id="rId6">
        <w:r w:rsidDel="00000000" w:rsidR="00000000" w:rsidRPr="00000000">
          <w:rPr>
            <w:color w:val="1155cc"/>
            <w:sz w:val="22"/>
            <w:szCs w:val="22"/>
            <w:u w:val="single"/>
            <w:rtl w:val="0"/>
          </w:rPr>
          <w:t xml:space="preserve">numerous Sencha Touch applications</w:t>
        </w:r>
      </w:hyperlink>
      <w:r w:rsidDel="00000000" w:rsidR="00000000" w:rsidRPr="00000000">
        <w:rPr>
          <w:sz w:val="22"/>
          <w:szCs w:val="22"/>
          <w:rtl w:val="0"/>
        </w:rPr>
        <w:t xml:space="preserve"> for multiple large scale clients such as IMD Business School, Max International and so forth.</w:t>
        <w:br w:type="textWrapping"/>
        <w:br w:type="textWrapping"/>
        <w:t xml:space="preserve">On top of that, we have been assisting the Sencha Community regularly, by providing useful resources. We keep sharing useful posts on different aspects of Sencha Touch on </w:t>
      </w:r>
      <w:hyperlink r:id="rId7">
        <w:r w:rsidDel="00000000" w:rsidR="00000000" w:rsidRPr="00000000">
          <w:rPr>
            <w:color w:val="1155cc"/>
            <w:sz w:val="22"/>
            <w:szCs w:val="22"/>
            <w:u w:val="single"/>
            <w:rtl w:val="0"/>
          </w:rPr>
          <w:t xml:space="preserve">Innofied blog</w:t>
        </w:r>
      </w:hyperlink>
      <w:r w:rsidDel="00000000" w:rsidR="00000000" w:rsidRPr="00000000">
        <w:rPr>
          <w:sz w:val="22"/>
          <w:szCs w:val="22"/>
          <w:rtl w:val="0"/>
        </w:rPr>
        <w:t xml:space="preserve">. Our </w:t>
      </w:r>
      <w:hyperlink r:id="rId8">
        <w:r w:rsidDel="00000000" w:rsidR="00000000" w:rsidRPr="00000000">
          <w:rPr>
            <w:color w:val="1155cc"/>
            <w:sz w:val="22"/>
            <w:szCs w:val="22"/>
            <w:u w:val="single"/>
            <w:rtl w:val="0"/>
          </w:rPr>
          <w:t xml:space="preserve">Locator app Tutorial</w:t>
        </w:r>
      </w:hyperlink>
      <w:r w:rsidDel="00000000" w:rsidR="00000000" w:rsidRPr="00000000">
        <w:rPr>
          <w:sz w:val="22"/>
          <w:szCs w:val="22"/>
          <w:rtl w:val="0"/>
        </w:rPr>
        <w:t xml:space="preserve"> on </w:t>
      </w:r>
      <w:hyperlink r:id="rId9">
        <w:r w:rsidDel="00000000" w:rsidR="00000000" w:rsidRPr="00000000">
          <w:rPr>
            <w:color w:val="1155cc"/>
            <w:sz w:val="22"/>
            <w:szCs w:val="22"/>
            <w:u w:val="single"/>
            <w:rtl w:val="0"/>
          </w:rPr>
          <w:t xml:space="preserve">Tutsplus+</w:t>
        </w:r>
      </w:hyperlink>
      <w:r w:rsidDel="00000000" w:rsidR="00000000" w:rsidRPr="00000000">
        <w:rPr>
          <w:sz w:val="22"/>
          <w:szCs w:val="22"/>
          <w:rtl w:val="0"/>
        </w:rPr>
        <w:t xml:space="preserve"> is extremely popular and is being received very well. BoomBoom Video App tutorial is the second thorough tutorial that we are going to make available for the beginner level developers. </w:t>
      </w:r>
      <w:r w:rsidDel="00000000" w:rsidR="00000000" w:rsidRPr="00000000">
        <w:rPr>
          <w:sz w:val="22"/>
          <w:szCs w:val="22"/>
          <w:rtl w:val="0"/>
        </w:rPr>
        <w:t xml:space="preserve">Having a large team of expert Sencha developers at Innofied, we decided to come up with a </w:t>
      </w:r>
      <w:hyperlink r:id="rId10">
        <w:r w:rsidDel="00000000" w:rsidR="00000000" w:rsidRPr="00000000">
          <w:rPr>
            <w:color w:val="1155cc"/>
            <w:sz w:val="22"/>
            <w:szCs w:val="22"/>
            <w:u w:val="single"/>
            <w:rtl w:val="0"/>
          </w:rPr>
          <w:t xml:space="preserve">Sencha Tutorial website</w:t>
        </w:r>
      </w:hyperlink>
      <w:r w:rsidDel="00000000" w:rsidR="00000000" w:rsidRPr="00000000">
        <w:rPr>
          <w:sz w:val="22"/>
          <w:szCs w:val="22"/>
          <w:rtl w:val="0"/>
        </w:rPr>
        <w:t xml:space="preserve"> </w:t>
      </w:r>
      <w:r w:rsidDel="00000000" w:rsidR="00000000" w:rsidRPr="00000000">
        <w:rPr>
          <w:sz w:val="22"/>
          <w:szCs w:val="22"/>
          <w:rtl w:val="0"/>
        </w:rPr>
        <w:t xml:space="preserve">where our Sencha team as well as other expert Sencha developers will contribute their ideas and make it a great resource for only Sencha based contents. We already spoke with many Sencha developers and all are eager to write for senchatutorials.org. Hope to make this website an amazing learning platform for every Sencha developer; and the BoomBoom Video App tutorial is our first step towards it.</w:t>
      </w:r>
    </w:p>
    <w:p w:rsidR="00000000" w:rsidDel="00000000" w:rsidP="00000000" w:rsidRDefault="00000000" w:rsidRPr="00000000">
      <w:pPr>
        <w:pStyle w:val="Heading1"/>
        <w:contextualSpacing w:val="0"/>
      </w:pPr>
      <w:bookmarkStart w:colFirst="0" w:colLast="0" w:name="_gjaibgty1xqj" w:id="2"/>
      <w:bookmarkEnd w:id="2"/>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952500" cy="952500"/>
            <wp:effectExtent b="0" l="0" r="0" t="0"/>
            <wp:docPr descr="swarnendu 100 x 100.jpg" id="20" name="image40.jpg"/>
            <a:graphic>
              <a:graphicData uri="http://schemas.openxmlformats.org/drawingml/2006/picture">
                <pic:pic>
                  <pic:nvPicPr>
                    <pic:cNvPr descr="swarnendu 100 x 100.jpg" id="0" name="image40.jpg"/>
                    <pic:cNvPicPr preferRelativeResize="0"/>
                  </pic:nvPicPr>
                  <pic:blipFill>
                    <a:blip r:embed="rId11"/>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xlaf7nqcpcs" w:id="3"/>
      <w:bookmarkEnd w:id="3"/>
      <w:r w:rsidDel="00000000" w:rsidR="00000000" w:rsidRPr="00000000">
        <w:rPr>
          <w:sz w:val="22"/>
          <w:szCs w:val="22"/>
          <w:rtl w:val="0"/>
        </w:rPr>
        <w:t xml:space="preserve">Swarnendu De</w:t>
        <w:br w:type="textWrapping"/>
        <w:t xml:space="preserve">Co-founder, Director, Innofied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jc7yij23dvj5"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30_tutorial.jpg" id="6" name="image18.jpg"/>
            <a:graphic>
              <a:graphicData uri="http://schemas.openxmlformats.org/drawingml/2006/picture">
                <pic:pic>
                  <pic:nvPicPr>
                    <pic:cNvPr descr="30_tutorial.jpg" id="0" name="image18.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Developing Sencha applications is quite tricky for beginners. Unlike a number of libraries like Backbone.js or JQuery Mobile, Sencha Touch has a stiff learning curve. A beginner must know the basics of Sencha, its application architecture, main components and SASS/COMPASS to start developing a mobile app. Even then, the developer will need to test the app in different platforms (iOS, Android, Windows Mobile) and learn how to create a native build to upload to respective app stores. This makes it a lengthy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Among all the Sencha tutorials available online, only few are actually robust and informative enough to provide a complete idea of designing and developing an app from scratch to complete. Moreover, almost none of them will tell you the benefits of a great app design and show you how to implement that design. In this tutorial, we are going to follow all these concepts and develop a simple YouTube video app by utilizing the YouTube API. The basic idea will be to search videos, play them and add them to a playlist. That’s all. Notable features include,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z w:val="20"/>
          <w:szCs w:val="20"/>
          <w:u w:val="none"/>
        </w:rPr>
      </w:pPr>
      <w:r w:rsidDel="00000000" w:rsidR="00000000" w:rsidRPr="00000000">
        <w:rPr>
          <w:sz w:val="20"/>
          <w:szCs w:val="20"/>
          <w:rtl w:val="0"/>
        </w:rPr>
        <w:t xml:space="preserve">M</w:t>
      </w:r>
      <w:r w:rsidDel="00000000" w:rsidR="00000000" w:rsidRPr="00000000">
        <w:rPr>
          <w:sz w:val="20"/>
          <w:szCs w:val="20"/>
          <w:rtl w:val="0"/>
        </w:rPr>
        <w:t xml:space="preserve">aintaining LocalStorage to save the state of the playlist. Whenever user opens the app, th</w:t>
      </w:r>
      <w:r w:rsidDel="00000000" w:rsidR="00000000" w:rsidRPr="00000000">
        <w:rPr>
          <w:sz w:val="20"/>
          <w:szCs w:val="20"/>
          <w:rtl w:val="0"/>
        </w:rPr>
        <w:t xml:space="preserve">ey </w:t>
      </w:r>
      <w:r w:rsidDel="00000000" w:rsidR="00000000" w:rsidRPr="00000000">
        <w:rPr>
          <w:sz w:val="20"/>
          <w:szCs w:val="20"/>
          <w:rtl w:val="0"/>
        </w:rPr>
        <w:t xml:space="preserve">will be able to see the playlist.</w:t>
      </w:r>
    </w:p>
    <w:p w:rsidR="00000000" w:rsidDel="00000000" w:rsidP="00000000" w:rsidRDefault="00000000" w:rsidRPr="00000000">
      <w:pPr>
        <w:numPr>
          <w:ilvl w:val="0"/>
          <w:numId w:val="2"/>
        </w:numPr>
        <w:ind w:left="720" w:hanging="360"/>
        <w:contextualSpacing w:val="1"/>
        <w:rPr>
          <w:sz w:val="20"/>
          <w:szCs w:val="20"/>
          <w:u w:val="none"/>
        </w:rPr>
      </w:pPr>
      <w:r w:rsidDel="00000000" w:rsidR="00000000" w:rsidRPr="00000000">
        <w:rPr>
          <w:sz w:val="20"/>
          <w:szCs w:val="20"/>
          <w:rtl w:val="0"/>
        </w:rPr>
        <w:t xml:space="preserve">Having a dashboard to show the featured videos based on categories like Entertainment, Science &amp; Technology etc.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You need to have a basic understanding of HTML, CSS and Sencha to make full use of this tutorial. After completing this tutorial you will learn: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sz w:val="20"/>
          <w:szCs w:val="20"/>
          <w:u w:val="none"/>
        </w:rPr>
      </w:pPr>
      <w:r w:rsidDel="00000000" w:rsidR="00000000" w:rsidRPr="00000000">
        <w:rPr>
          <w:sz w:val="20"/>
          <w:szCs w:val="20"/>
          <w:rtl w:val="0"/>
        </w:rPr>
        <w:t xml:space="preserve">How to structure a complete Sencha application</w:t>
      </w:r>
    </w:p>
    <w:p w:rsidR="00000000" w:rsidDel="00000000" w:rsidP="00000000" w:rsidRDefault="00000000" w:rsidRPr="00000000">
      <w:pPr>
        <w:numPr>
          <w:ilvl w:val="0"/>
          <w:numId w:val="5"/>
        </w:numPr>
        <w:ind w:left="720" w:hanging="360"/>
        <w:contextualSpacing w:val="1"/>
        <w:rPr>
          <w:sz w:val="20"/>
          <w:szCs w:val="20"/>
          <w:u w:val="none"/>
        </w:rPr>
      </w:pPr>
      <w:r w:rsidDel="00000000" w:rsidR="00000000" w:rsidRPr="00000000">
        <w:rPr>
          <w:sz w:val="20"/>
          <w:szCs w:val="20"/>
          <w:rtl w:val="0"/>
        </w:rPr>
        <w:t xml:space="preserve">How to create wireframes and what type of designs makes an app look cool</w:t>
      </w:r>
    </w:p>
    <w:p w:rsidR="00000000" w:rsidDel="00000000" w:rsidP="00000000" w:rsidRDefault="00000000" w:rsidRPr="00000000">
      <w:pPr>
        <w:numPr>
          <w:ilvl w:val="0"/>
          <w:numId w:val="5"/>
        </w:numPr>
        <w:ind w:left="720" w:hanging="360"/>
        <w:contextualSpacing w:val="1"/>
        <w:rPr>
          <w:sz w:val="20"/>
          <w:szCs w:val="20"/>
          <w:u w:val="none"/>
        </w:rPr>
      </w:pPr>
      <w:r w:rsidDel="00000000" w:rsidR="00000000" w:rsidRPr="00000000">
        <w:rPr>
          <w:sz w:val="20"/>
          <w:szCs w:val="20"/>
          <w:rtl w:val="0"/>
        </w:rPr>
        <w:t xml:space="preserve">Which Sencha programming standards you should follow</w:t>
      </w:r>
    </w:p>
    <w:p w:rsidR="00000000" w:rsidDel="00000000" w:rsidP="00000000" w:rsidRDefault="00000000" w:rsidRPr="00000000">
      <w:pPr>
        <w:numPr>
          <w:ilvl w:val="0"/>
          <w:numId w:val="5"/>
        </w:numPr>
        <w:ind w:left="720" w:hanging="360"/>
        <w:contextualSpacing w:val="1"/>
        <w:rPr>
          <w:sz w:val="20"/>
          <w:szCs w:val="20"/>
          <w:u w:val="none"/>
        </w:rPr>
      </w:pPr>
      <w:r w:rsidDel="00000000" w:rsidR="00000000" w:rsidRPr="00000000">
        <w:rPr>
          <w:sz w:val="20"/>
          <w:szCs w:val="20"/>
          <w:rtl w:val="0"/>
        </w:rPr>
        <w:t xml:space="preserve">What user experience does the app 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If you are new to Sencha, then we advise you to finish up the Sencha Guide at sencha.com first.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Now, let’s get started.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_5uqcjgmk2vd4">
        <w:r w:rsidDel="00000000" w:rsidR="00000000" w:rsidRPr="00000000">
          <w:rPr>
            <w:color w:val="1155cc"/>
            <w:u w:val="single"/>
            <w:rtl w:val="0"/>
          </w:rPr>
          <w:t xml:space="preserve">Foreword</w:t>
        </w:r>
      </w:hyperlink>
      <w:r w:rsidDel="00000000" w:rsidR="00000000" w:rsidRPr="00000000">
        <w:rPr>
          <w:rtl w:val="0"/>
        </w:rPr>
      </w:r>
    </w:p>
    <w:p w:rsidR="00000000" w:rsidDel="00000000" w:rsidP="00000000" w:rsidRDefault="00000000" w:rsidRPr="00000000">
      <w:pPr>
        <w:ind w:left="360" w:firstLine="0"/>
        <w:contextualSpacing w:val="0"/>
      </w:pPr>
      <w:hyperlink w:anchor="_jc7yij23dvj5">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_nyzj3zolasce">
        <w:r w:rsidDel="00000000" w:rsidR="00000000" w:rsidRPr="00000000">
          <w:rPr>
            <w:color w:val="1155cc"/>
            <w:u w:val="single"/>
            <w:rtl w:val="0"/>
          </w:rPr>
          <w:t xml:space="preserve">Takeaways</w:t>
        </w:r>
      </w:hyperlink>
      <w:r w:rsidDel="00000000" w:rsidR="00000000" w:rsidRPr="00000000">
        <w:rPr>
          <w:rtl w:val="0"/>
        </w:rPr>
      </w:r>
    </w:p>
    <w:p w:rsidR="00000000" w:rsidDel="00000000" w:rsidP="00000000" w:rsidRDefault="00000000" w:rsidRPr="00000000">
      <w:pPr>
        <w:ind w:left="360" w:firstLine="0"/>
        <w:contextualSpacing w:val="0"/>
      </w:pPr>
      <w:hyperlink w:anchor="_g2eg0jbei0qw">
        <w:r w:rsidDel="00000000" w:rsidR="00000000" w:rsidRPr="00000000">
          <w:rPr>
            <w:color w:val="1155cc"/>
            <w:u w:val="single"/>
            <w:rtl w:val="0"/>
          </w:rPr>
          <w:t xml:space="preserve">Objectives</w:t>
        </w:r>
      </w:hyperlink>
      <w:r w:rsidDel="00000000" w:rsidR="00000000" w:rsidRPr="00000000">
        <w:rPr>
          <w:rtl w:val="0"/>
        </w:rPr>
      </w:r>
    </w:p>
    <w:p w:rsidR="00000000" w:rsidDel="00000000" w:rsidP="00000000" w:rsidRDefault="00000000" w:rsidRPr="00000000">
      <w:pPr>
        <w:ind w:left="360" w:firstLine="0"/>
        <w:contextualSpacing w:val="0"/>
      </w:pPr>
      <w:hyperlink w:anchor="_4yn2wesgsral">
        <w:r w:rsidDel="00000000" w:rsidR="00000000" w:rsidRPr="00000000">
          <w:rPr>
            <w:color w:val="1155cc"/>
            <w:u w:val="single"/>
            <w:rtl w:val="0"/>
          </w:rPr>
          <w:t xml:space="preserve">API</w:t>
        </w:r>
      </w:hyperlink>
      <w:r w:rsidDel="00000000" w:rsidR="00000000" w:rsidRPr="00000000">
        <w:rPr>
          <w:rtl w:val="0"/>
        </w:rPr>
      </w:r>
    </w:p>
    <w:p w:rsidR="00000000" w:rsidDel="00000000" w:rsidP="00000000" w:rsidRDefault="00000000" w:rsidRPr="00000000">
      <w:pPr>
        <w:ind w:left="360" w:firstLine="0"/>
        <w:contextualSpacing w:val="0"/>
      </w:pPr>
      <w:hyperlink w:anchor="_oxg0dgja71q">
        <w:r w:rsidDel="00000000" w:rsidR="00000000" w:rsidRPr="00000000">
          <w:rPr>
            <w:color w:val="1155cc"/>
            <w:u w:val="single"/>
            <w:rtl w:val="0"/>
          </w:rPr>
          <w:t xml:space="preserve">Features of BoomBoom explained for you!!!</w:t>
        </w:r>
      </w:hyperlink>
      <w:r w:rsidDel="00000000" w:rsidR="00000000" w:rsidRPr="00000000">
        <w:rPr>
          <w:rtl w:val="0"/>
        </w:rPr>
      </w:r>
    </w:p>
    <w:p w:rsidR="00000000" w:rsidDel="00000000" w:rsidP="00000000" w:rsidRDefault="00000000" w:rsidRPr="00000000">
      <w:pPr>
        <w:ind w:left="720" w:firstLine="0"/>
        <w:contextualSpacing w:val="0"/>
      </w:pPr>
      <w:hyperlink w:anchor="_j14lu4uhfjon">
        <w:r w:rsidDel="00000000" w:rsidR="00000000" w:rsidRPr="00000000">
          <w:rPr>
            <w:color w:val="1155cc"/>
            <w:u w:val="single"/>
            <w:rtl w:val="0"/>
          </w:rPr>
          <w:t xml:space="preserve">Categorized video lists</w:t>
        </w:r>
      </w:hyperlink>
      <w:r w:rsidDel="00000000" w:rsidR="00000000" w:rsidRPr="00000000">
        <w:rPr>
          <w:rtl w:val="0"/>
        </w:rPr>
      </w:r>
    </w:p>
    <w:p w:rsidR="00000000" w:rsidDel="00000000" w:rsidP="00000000" w:rsidRDefault="00000000" w:rsidRPr="00000000">
      <w:pPr>
        <w:ind w:left="720" w:firstLine="0"/>
        <w:contextualSpacing w:val="0"/>
      </w:pPr>
      <w:hyperlink w:anchor="_xxsuk8w4uv2q">
        <w:r w:rsidDel="00000000" w:rsidR="00000000" w:rsidRPr="00000000">
          <w:rPr>
            <w:color w:val="1155cc"/>
            <w:u w:val="single"/>
            <w:rtl w:val="0"/>
          </w:rPr>
          <w:t xml:space="preserve">Instant video search</w:t>
        </w:r>
      </w:hyperlink>
      <w:r w:rsidDel="00000000" w:rsidR="00000000" w:rsidRPr="00000000">
        <w:rPr>
          <w:rtl w:val="0"/>
        </w:rPr>
      </w:r>
    </w:p>
    <w:p w:rsidR="00000000" w:rsidDel="00000000" w:rsidP="00000000" w:rsidRDefault="00000000" w:rsidRPr="00000000">
      <w:pPr>
        <w:ind w:left="720" w:firstLine="0"/>
        <w:contextualSpacing w:val="0"/>
      </w:pPr>
      <w:hyperlink w:anchor="_tdiya94di39f">
        <w:r w:rsidDel="00000000" w:rsidR="00000000" w:rsidRPr="00000000">
          <w:rPr>
            <w:color w:val="1155cc"/>
            <w:u w:val="single"/>
            <w:rtl w:val="0"/>
          </w:rPr>
          <w:t xml:space="preserve">Adding videos of your choice to playlist with benefits of local storage</w:t>
        </w:r>
      </w:hyperlink>
      <w:r w:rsidDel="00000000" w:rsidR="00000000" w:rsidRPr="00000000">
        <w:rPr>
          <w:rtl w:val="0"/>
        </w:rPr>
      </w:r>
    </w:p>
    <w:p w:rsidR="00000000" w:rsidDel="00000000" w:rsidP="00000000" w:rsidRDefault="00000000" w:rsidRPr="00000000">
      <w:pPr>
        <w:ind w:left="1080" w:firstLine="0"/>
        <w:contextualSpacing w:val="0"/>
      </w:pPr>
      <w:hyperlink w:anchor="_8o2tafgvw4ej">
        <w:r w:rsidDel="00000000" w:rsidR="00000000" w:rsidRPr="00000000">
          <w:rPr>
            <w:color w:val="1155cc"/>
            <w:u w:val="single"/>
            <w:rtl w:val="0"/>
          </w:rPr>
          <w:t xml:space="preserve">Local Storage</w:t>
        </w:r>
      </w:hyperlink>
      <w:r w:rsidDel="00000000" w:rsidR="00000000" w:rsidRPr="00000000">
        <w:rPr>
          <w:rtl w:val="0"/>
        </w:rPr>
      </w:r>
    </w:p>
    <w:p w:rsidR="00000000" w:rsidDel="00000000" w:rsidP="00000000" w:rsidRDefault="00000000" w:rsidRPr="00000000">
      <w:pPr>
        <w:ind w:left="720" w:firstLine="0"/>
        <w:contextualSpacing w:val="0"/>
      </w:pPr>
      <w:hyperlink w:anchor="_b56920ns0r6t">
        <w:r w:rsidDel="00000000" w:rsidR="00000000" w:rsidRPr="00000000">
          <w:rPr>
            <w:color w:val="1155cc"/>
            <w:u w:val="single"/>
            <w:rtl w:val="0"/>
          </w:rPr>
          <w:t xml:space="preserve">Playing videos from different views</w:t>
        </w:r>
      </w:hyperlink>
      <w:r w:rsidDel="00000000" w:rsidR="00000000" w:rsidRPr="00000000">
        <w:rPr>
          <w:rtl w:val="0"/>
        </w:rPr>
      </w:r>
    </w:p>
    <w:p w:rsidR="00000000" w:rsidDel="00000000" w:rsidP="00000000" w:rsidRDefault="00000000" w:rsidRPr="00000000">
      <w:pPr>
        <w:ind w:left="720" w:firstLine="0"/>
        <w:contextualSpacing w:val="0"/>
      </w:pPr>
      <w:hyperlink w:anchor="_2yx2vr5t7kxk">
        <w:r w:rsidDel="00000000" w:rsidR="00000000" w:rsidRPr="00000000">
          <w:rPr>
            <w:color w:val="1155cc"/>
            <w:u w:val="single"/>
            <w:rtl w:val="0"/>
          </w:rPr>
          <w:t xml:space="preserve">Removing videos from playlist just by a swipe</w:t>
        </w:r>
      </w:hyperlink>
      <w:r w:rsidDel="00000000" w:rsidR="00000000" w:rsidRPr="00000000">
        <w:rPr>
          <w:rtl w:val="0"/>
        </w:rPr>
      </w:r>
    </w:p>
    <w:p w:rsidR="00000000" w:rsidDel="00000000" w:rsidP="00000000" w:rsidRDefault="00000000" w:rsidRPr="00000000">
      <w:pPr>
        <w:ind w:left="720" w:firstLine="0"/>
        <w:contextualSpacing w:val="0"/>
      </w:pPr>
      <w:hyperlink w:anchor="_qwv748lob323">
        <w:r w:rsidDel="00000000" w:rsidR="00000000" w:rsidRPr="00000000">
          <w:rPr>
            <w:color w:val="1155cc"/>
            <w:u w:val="single"/>
            <w:rtl w:val="0"/>
          </w:rPr>
          <w:t xml:space="preserve">Routing in BoomBoom</w:t>
        </w:r>
      </w:hyperlink>
      <w:r w:rsidDel="00000000" w:rsidR="00000000" w:rsidRPr="00000000">
        <w:rPr>
          <w:rtl w:val="0"/>
        </w:rPr>
      </w:r>
    </w:p>
    <w:p w:rsidR="00000000" w:rsidDel="00000000" w:rsidP="00000000" w:rsidRDefault="00000000" w:rsidRPr="00000000">
      <w:pPr>
        <w:ind w:left="720" w:firstLine="0"/>
        <w:contextualSpacing w:val="0"/>
      </w:pPr>
      <w:hyperlink w:anchor="_xh6wdhfulyi9">
        <w:r w:rsidDel="00000000" w:rsidR="00000000" w:rsidRPr="00000000">
          <w:rPr>
            <w:color w:val="1155cc"/>
            <w:u w:val="single"/>
            <w:rtl w:val="0"/>
          </w:rPr>
          <w:t xml:space="preserve">Some technicalities to enhance our app</w:t>
        </w:r>
      </w:hyperlink>
      <w:r w:rsidDel="00000000" w:rsidR="00000000" w:rsidRPr="00000000">
        <w:rPr>
          <w:rtl w:val="0"/>
        </w:rPr>
      </w:r>
    </w:p>
    <w:p w:rsidR="00000000" w:rsidDel="00000000" w:rsidP="00000000" w:rsidRDefault="00000000" w:rsidRPr="00000000">
      <w:pPr>
        <w:ind w:left="1080" w:firstLine="0"/>
        <w:contextualSpacing w:val="0"/>
      </w:pPr>
      <w:hyperlink w:anchor="_lg35fbq1xyci">
        <w:r w:rsidDel="00000000" w:rsidR="00000000" w:rsidRPr="00000000">
          <w:rPr>
            <w:color w:val="1155cc"/>
            <w:u w:val="single"/>
            <w:rtl w:val="0"/>
          </w:rPr>
          <w:t xml:space="preserve">Slide Menu</w:t>
        </w:r>
      </w:hyperlink>
      <w:r w:rsidDel="00000000" w:rsidR="00000000" w:rsidRPr="00000000">
        <w:rPr>
          <w:rtl w:val="0"/>
        </w:rPr>
      </w:r>
    </w:p>
    <w:p w:rsidR="00000000" w:rsidDel="00000000" w:rsidP="00000000" w:rsidRDefault="00000000" w:rsidRPr="00000000">
      <w:pPr>
        <w:ind w:left="1080" w:firstLine="0"/>
        <w:contextualSpacing w:val="0"/>
      </w:pPr>
      <w:hyperlink w:anchor="_m4djjnwz4rcm">
        <w:r w:rsidDel="00000000" w:rsidR="00000000" w:rsidRPr="00000000">
          <w:rPr>
            <w:color w:val="1155cc"/>
            <w:u w:val="single"/>
            <w:rtl w:val="0"/>
          </w:rPr>
          <w:t xml:space="preserve">Sliding playlist attached to the video player</w:t>
        </w:r>
      </w:hyperlink>
      <w:r w:rsidDel="00000000" w:rsidR="00000000" w:rsidRPr="00000000">
        <w:rPr>
          <w:rtl w:val="0"/>
        </w:rPr>
      </w:r>
    </w:p>
    <w:p w:rsidR="00000000" w:rsidDel="00000000" w:rsidP="00000000" w:rsidRDefault="00000000" w:rsidRPr="00000000">
      <w:pPr>
        <w:ind w:left="1080" w:firstLine="0"/>
        <w:contextualSpacing w:val="0"/>
      </w:pPr>
      <w:hyperlink w:anchor="_sppwft62yt6p">
        <w:r w:rsidDel="00000000" w:rsidR="00000000" w:rsidRPr="00000000">
          <w:rPr>
            <w:color w:val="1155cc"/>
            <w:u w:val="single"/>
            <w:rtl w:val="0"/>
          </w:rPr>
          <w:t xml:space="preserve">Featured list and custom data view</w:t>
        </w:r>
      </w:hyperlink>
      <w:r w:rsidDel="00000000" w:rsidR="00000000" w:rsidRPr="00000000">
        <w:rPr>
          <w:rtl w:val="0"/>
        </w:rPr>
      </w:r>
    </w:p>
    <w:p w:rsidR="00000000" w:rsidDel="00000000" w:rsidP="00000000" w:rsidRDefault="00000000" w:rsidRPr="00000000">
      <w:pPr>
        <w:ind w:left="1080" w:firstLine="0"/>
        <w:contextualSpacing w:val="0"/>
      </w:pPr>
      <w:hyperlink w:anchor="_uv6gbcvkg77l">
        <w:r w:rsidDel="00000000" w:rsidR="00000000" w:rsidRPr="00000000">
          <w:rPr>
            <w:color w:val="1155cc"/>
            <w:u w:val="single"/>
            <w:rtl w:val="0"/>
          </w:rPr>
          <w:t xml:space="preserve">Activating navigation menu list according to the card in view</w:t>
        </w:r>
      </w:hyperlink>
      <w:r w:rsidDel="00000000" w:rsidR="00000000" w:rsidRPr="00000000">
        <w:rPr>
          <w:rtl w:val="0"/>
        </w:rPr>
      </w:r>
    </w:p>
    <w:p w:rsidR="00000000" w:rsidDel="00000000" w:rsidP="00000000" w:rsidRDefault="00000000" w:rsidRPr="00000000">
      <w:pPr>
        <w:ind w:left="1080" w:firstLine="0"/>
        <w:contextualSpacing w:val="0"/>
      </w:pPr>
      <w:hyperlink w:anchor="_nwvov9p51if9">
        <w:r w:rsidDel="00000000" w:rsidR="00000000" w:rsidRPr="00000000">
          <w:rPr>
            <w:color w:val="1155cc"/>
            <w:u w:val="single"/>
            <w:rtl w:val="0"/>
          </w:rPr>
          <w:t xml:space="preserve">Utility file</w:t>
        </w:r>
      </w:hyperlink>
      <w:r w:rsidDel="00000000" w:rsidR="00000000" w:rsidRPr="00000000">
        <w:rPr>
          <w:rtl w:val="0"/>
        </w:rPr>
      </w:r>
    </w:p>
    <w:p w:rsidR="00000000" w:rsidDel="00000000" w:rsidP="00000000" w:rsidRDefault="00000000" w:rsidRPr="00000000">
      <w:pPr>
        <w:ind w:left="1080" w:firstLine="0"/>
        <w:contextualSpacing w:val="0"/>
      </w:pPr>
      <w:hyperlink w:anchor="_q2zdy75h39jm">
        <w:r w:rsidDel="00000000" w:rsidR="00000000" w:rsidRPr="00000000">
          <w:rPr>
            <w:color w:val="1155cc"/>
            <w:u w:val="single"/>
            <w:rtl w:val="0"/>
          </w:rPr>
          <w:t xml:space="preserve">Language file</w:t>
        </w:r>
      </w:hyperlink>
      <w:r w:rsidDel="00000000" w:rsidR="00000000" w:rsidRPr="00000000">
        <w:rPr>
          <w:rtl w:val="0"/>
        </w:rPr>
      </w:r>
    </w:p>
    <w:p w:rsidR="00000000" w:rsidDel="00000000" w:rsidP="00000000" w:rsidRDefault="00000000" w:rsidRPr="00000000">
      <w:pPr>
        <w:ind w:left="360" w:firstLine="0"/>
        <w:contextualSpacing w:val="0"/>
      </w:pPr>
      <w:hyperlink w:anchor="_8qkzxbsrb49t">
        <w:r w:rsidDel="00000000" w:rsidR="00000000" w:rsidRPr="00000000">
          <w:rPr>
            <w:color w:val="1155cc"/>
            <w:u w:val="single"/>
            <w:rtl w:val="0"/>
          </w:rPr>
          <w:t xml:space="preserve">Some thoughts for next version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g2eg0jbei0qw" w:id="5"/>
      <w:bookmarkEnd w:id="5"/>
      <w:r w:rsidDel="00000000" w:rsidR="00000000" w:rsidRPr="00000000">
        <w:rPr>
          <w:rtl w:val="0"/>
        </w:rPr>
        <w:t xml:space="preserve">Objectives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There are some universal objectives that every app should meet. What are they?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0"/>
          <w:szCs w:val="20"/>
        </w:rPr>
      </w:pPr>
      <w:r w:rsidDel="00000000" w:rsidR="00000000" w:rsidRPr="00000000">
        <w:rPr>
          <w:sz w:val="20"/>
          <w:szCs w:val="20"/>
          <w:rtl w:val="0"/>
        </w:rPr>
        <w:t xml:space="preserve">App must be user friendly and easy to navigate</w:t>
      </w:r>
    </w:p>
    <w:p w:rsidR="00000000" w:rsidDel="00000000" w:rsidP="00000000" w:rsidRDefault="00000000" w:rsidRPr="00000000">
      <w:pPr>
        <w:numPr>
          <w:ilvl w:val="0"/>
          <w:numId w:val="6"/>
        </w:numPr>
        <w:ind w:left="720" w:hanging="360"/>
        <w:contextualSpacing w:val="1"/>
        <w:rPr>
          <w:sz w:val="20"/>
          <w:szCs w:val="20"/>
        </w:rPr>
      </w:pPr>
      <w:r w:rsidDel="00000000" w:rsidR="00000000" w:rsidRPr="00000000">
        <w:rPr>
          <w:sz w:val="20"/>
          <w:szCs w:val="20"/>
          <w:rtl w:val="0"/>
        </w:rPr>
        <w:t xml:space="preserve">The functionalities should be simple yet attractive</w:t>
      </w:r>
    </w:p>
    <w:p w:rsidR="00000000" w:rsidDel="00000000" w:rsidP="00000000" w:rsidRDefault="00000000" w:rsidRPr="00000000">
      <w:pPr>
        <w:numPr>
          <w:ilvl w:val="0"/>
          <w:numId w:val="6"/>
        </w:numPr>
        <w:ind w:left="720" w:hanging="360"/>
        <w:contextualSpacing w:val="1"/>
        <w:rPr>
          <w:sz w:val="20"/>
          <w:szCs w:val="20"/>
        </w:rPr>
      </w:pPr>
      <w:r w:rsidDel="00000000" w:rsidR="00000000" w:rsidRPr="00000000">
        <w:rPr>
          <w:sz w:val="20"/>
          <w:szCs w:val="20"/>
          <w:rtl w:val="0"/>
        </w:rPr>
        <w:t xml:space="preserve">The design should be appealing to the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With these objectives in mind, we will jump into development. While working with any mobile app, we at Innofied, follow a number of steps. Let’s check what they are.</w:t>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_t0z3mj848pki" w:id="6"/>
      <w:bookmarkEnd w:id="6"/>
      <w:r w:rsidDel="00000000" w:rsidR="00000000" w:rsidRPr="00000000">
        <w:rPr>
          <w:rtl w:val="0"/>
        </w:rPr>
        <w:t xml:space="preserve">Step 1: Creating the app wireframes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Creating wireframes is a vital step before proceeding with the design of the app. In this process, both the developer and designer should unite their minds to come up with the best flow of the design. However a developer can independently create such wireframes, before starting with the development process. In our case, we used mockflow.com for this purpose. There are multiple wireframing tools like </w:t>
      </w:r>
      <w:hyperlink r:id="rId13">
        <w:r w:rsidDel="00000000" w:rsidR="00000000" w:rsidRPr="00000000">
          <w:rPr>
            <w:color w:val="1155cc"/>
            <w:sz w:val="20"/>
            <w:szCs w:val="20"/>
            <w:u w:val="single"/>
            <w:rtl w:val="0"/>
          </w:rPr>
          <w:t xml:space="preserve">Balsamiq</w:t>
        </w:r>
      </w:hyperlink>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MockFlow </w:t>
        </w:r>
      </w:hyperlink>
      <w:r w:rsidDel="00000000" w:rsidR="00000000" w:rsidRPr="00000000">
        <w:rPr>
          <w:sz w:val="20"/>
          <w:szCs w:val="20"/>
          <w:rtl w:val="0"/>
        </w:rPr>
        <w:t xml:space="preserve">or </w:t>
      </w:r>
      <w:hyperlink r:id="rId15">
        <w:r w:rsidDel="00000000" w:rsidR="00000000" w:rsidRPr="00000000">
          <w:rPr>
            <w:color w:val="1155cc"/>
            <w:sz w:val="20"/>
            <w:szCs w:val="20"/>
            <w:u w:val="single"/>
            <w:rtl w:val="0"/>
          </w:rPr>
          <w:t xml:space="preserve">JustInMind </w:t>
        </w:r>
      </w:hyperlink>
      <w:r w:rsidDel="00000000" w:rsidR="00000000" w:rsidRPr="00000000">
        <w:rPr>
          <w:sz w:val="20"/>
          <w:szCs w:val="20"/>
          <w:rtl w:val="0"/>
        </w:rPr>
        <w:t xml:space="preserve">(free tool) which you can use to create such mock ups. Following are the wireframes we created for the 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62550" cy="4552950"/>
            <wp:effectExtent b="0" l="0" r="0" t="0"/>
            <wp:docPr descr="Page_1.png" id="5" name="image12.png"/>
            <a:graphic>
              <a:graphicData uri="http://schemas.openxmlformats.org/drawingml/2006/picture">
                <pic:pic>
                  <pic:nvPicPr>
                    <pic:cNvPr descr="Page_1.png" id="0" name="image12.png"/>
                    <pic:cNvPicPr preferRelativeResize="0"/>
                  </pic:nvPicPr>
                  <pic:blipFill>
                    <a:blip r:embed="rId16"/>
                    <a:srcRect b="0" l="0" r="0" t="0"/>
                    <a:stretch>
                      <a:fillRect/>
                    </a:stretch>
                  </pic:blipFill>
                  <pic:spPr>
                    <a:xfrm>
                      <a:off x="0" y="0"/>
                      <a:ext cx="5162550" cy="4552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1. Home/Dashboard</w:t>
        <w:tab/>
        <w:tab/>
        <w:tab/>
        <w:tab/>
        <w:t xml:space="preserve">      2. Show buttons on tap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In the home page, we are going to have a group of categories and videos from each category will be displayed in a horizontal list (Fig. 1). Clicking on any of the videos will show a small panel below it with two buttons: </w:t>
      </w:r>
      <w:r w:rsidDel="00000000" w:rsidR="00000000" w:rsidRPr="00000000">
        <w:rPr>
          <w:i w:val="1"/>
          <w:sz w:val="20"/>
          <w:szCs w:val="20"/>
          <w:rtl w:val="0"/>
        </w:rPr>
        <w:t xml:space="preserve">Play </w:t>
      </w:r>
      <w:r w:rsidDel="00000000" w:rsidR="00000000" w:rsidRPr="00000000">
        <w:rPr>
          <w:sz w:val="20"/>
          <w:szCs w:val="20"/>
          <w:rtl w:val="0"/>
        </w:rPr>
        <w:t xml:space="preserve">and </w:t>
      </w:r>
      <w:r w:rsidDel="00000000" w:rsidR="00000000" w:rsidRPr="00000000">
        <w:rPr>
          <w:i w:val="1"/>
          <w:sz w:val="20"/>
          <w:szCs w:val="20"/>
          <w:rtl w:val="0"/>
        </w:rPr>
        <w:t xml:space="preserve">Add to Playlist</w:t>
      </w:r>
      <w:r w:rsidDel="00000000" w:rsidR="00000000" w:rsidRPr="00000000">
        <w:rPr>
          <w:sz w:val="20"/>
          <w:szCs w:val="20"/>
          <w:rtl w:val="0"/>
        </w:rPr>
        <w:t xml:space="preserve"> (Fig. 2). Clicking on the same video again will hide this panel.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Layout w:type="fixed"/>
        <w:tblLook w:val="0600"/>
      </w:tblPr>
      <w:tblGrid>
        <w:gridCol w:w="4500"/>
        <w:gridCol w:w="4860"/>
        <w:tblGridChange w:id="0">
          <w:tblGrid>
            <w:gridCol w:w="4500"/>
            <w:gridCol w:w="48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476500" cy="4514850"/>
                  <wp:effectExtent b="0" l="0" r="0" t="0"/>
                  <wp:docPr descr="Page_2.png" id="10" name="image23.png"/>
                  <a:graphic>
                    <a:graphicData uri="http://schemas.openxmlformats.org/drawingml/2006/picture">
                      <pic:pic>
                        <pic:nvPicPr>
                          <pic:cNvPr descr="Page_2.png" id="0" name="image23.png"/>
                          <pic:cNvPicPr preferRelativeResize="0"/>
                        </pic:nvPicPr>
                        <pic:blipFill>
                          <a:blip r:embed="rId17"/>
                          <a:srcRect b="0" l="0" r="0" t="0"/>
                          <a:stretch>
                            <a:fillRect/>
                          </a:stretch>
                        </pic:blipFill>
                        <pic:spPr>
                          <a:xfrm>
                            <a:off x="0" y="0"/>
                            <a:ext cx="2476500" cy="4514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0"/>
                <w:szCs w:val="20"/>
                <w:rtl w:val="0"/>
              </w:rPr>
              <w:t xml:space="preserve">                     </w:t>
            </w:r>
            <w:r w:rsidDel="00000000" w:rsidR="00000000" w:rsidRPr="00000000">
              <w:rPr>
                <w:sz w:val="20"/>
                <w:szCs w:val="20"/>
                <w:rtl w:val="0"/>
              </w:rPr>
              <w:t xml:space="preserve">3. Side navigation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457450" cy="4514850"/>
                  <wp:effectExtent b="0" l="0" r="0" t="0"/>
                  <wp:docPr descr="Page_3.png" id="21" name="image41.png"/>
                  <a:graphic>
                    <a:graphicData uri="http://schemas.openxmlformats.org/drawingml/2006/picture">
                      <pic:pic>
                        <pic:nvPicPr>
                          <pic:cNvPr descr="Page_3.png" id="0" name="image41.png"/>
                          <pic:cNvPicPr preferRelativeResize="0"/>
                        </pic:nvPicPr>
                        <pic:blipFill>
                          <a:blip r:embed="rId18"/>
                          <a:srcRect b="0" l="0" r="0" t="0"/>
                          <a:stretch>
                            <a:fillRect/>
                          </a:stretch>
                        </pic:blipFill>
                        <pic:spPr>
                          <a:xfrm>
                            <a:off x="0" y="0"/>
                            <a:ext cx="2457450" cy="4514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0"/>
                <w:szCs w:val="20"/>
                <w:rtl w:val="0"/>
              </w:rPr>
              <w:t xml:space="preserve">                     </w:t>
            </w:r>
            <w:r w:rsidDel="00000000" w:rsidR="00000000" w:rsidRPr="00000000">
              <w:rPr>
                <w:sz w:val="20"/>
                <w:szCs w:val="20"/>
                <w:rtl w:val="0"/>
              </w:rPr>
              <w:t xml:space="preserve">   4. Search videos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We will keep a simple slide navigation (Fig. 3) instead of a tab panel. This is because, such apps do not need constant navigation to different pages and having a tab panel may just waste some vertical space. Instead, a slide navigation is easy to implement and will be made available from all the pages.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Search videos screen (Fig. 4) is quite simple, with a search field on top and the search results below that. Clicking on a video works just as it does on Home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53075" cy="4514850"/>
            <wp:effectExtent b="0" l="0" r="0" t="0"/>
            <wp:docPr descr="Page_4.png" id="1" name="image03.png"/>
            <a:graphic>
              <a:graphicData uri="http://schemas.openxmlformats.org/drawingml/2006/picture">
                <pic:pic>
                  <pic:nvPicPr>
                    <pic:cNvPr descr="Page_4.png" id="0" name="image03.png"/>
                    <pic:cNvPicPr preferRelativeResize="0"/>
                  </pic:nvPicPr>
                  <pic:blipFill>
                    <a:blip r:embed="rId19"/>
                    <a:srcRect b="0" l="0" r="0" t="0"/>
                    <a:stretch>
                      <a:fillRect/>
                    </a:stretch>
                  </pic:blipFill>
                  <pic:spPr>
                    <a:xfrm>
                      <a:off x="0" y="0"/>
                      <a:ext cx="5553075" cy="4514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0"/>
          <w:szCs w:val="20"/>
          <w:rtl w:val="0"/>
        </w:rPr>
        <w:t xml:space="preserve">5. Playlist</w:t>
        <w:tab/>
        <w:tab/>
        <w:tab/>
        <w:tab/>
        <w:tab/>
        <w:t xml:space="preserve">       6. Video Player</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We made the Playlist (Fig. 5) a right side slide panel instead of a separate page. The benefit is, the user will not need to move away from the video player page if he wants to select another item from the playlist. You can remove a video from the playlist by sliding that list item - which displays a </w:t>
      </w:r>
      <w:r w:rsidDel="00000000" w:rsidR="00000000" w:rsidRPr="00000000">
        <w:rPr>
          <w:i w:val="1"/>
          <w:sz w:val="20"/>
          <w:szCs w:val="20"/>
          <w:rtl w:val="0"/>
        </w:rPr>
        <w:t xml:space="preserve">Delete </w:t>
      </w:r>
      <w:r w:rsidDel="00000000" w:rsidR="00000000" w:rsidRPr="00000000">
        <w:rPr>
          <w:sz w:val="20"/>
          <w:szCs w:val="20"/>
          <w:rtl w:val="0"/>
        </w:rPr>
        <w:t xml:space="preserve">option. Else, you can clear the complete playlist with the </w:t>
      </w:r>
      <w:r w:rsidDel="00000000" w:rsidR="00000000" w:rsidRPr="00000000">
        <w:rPr>
          <w:i w:val="1"/>
          <w:sz w:val="20"/>
          <w:szCs w:val="20"/>
          <w:rtl w:val="0"/>
        </w:rPr>
        <w:t xml:space="preserve">Clear All</w:t>
      </w:r>
      <w:r w:rsidDel="00000000" w:rsidR="00000000" w:rsidRPr="00000000">
        <w:rPr>
          <w:sz w:val="20"/>
          <w:szCs w:val="20"/>
          <w:rtl w:val="0"/>
        </w:rPr>
        <w:t xml:space="preserve"> button.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The Video Player screen (Fig. 6) is the most basic to design. We included a previous and next button, to help to navigate through the playlist items.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6iwueoz45x25" w:id="7"/>
      <w:bookmarkEnd w:id="7"/>
      <w:r w:rsidDel="00000000" w:rsidR="00000000" w:rsidRPr="00000000">
        <w:rPr>
          <w:rtl w:val="0"/>
        </w:rPr>
        <w:t xml:space="preserve">Step 2: Start designing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Since we are dealing mostly with the development, we won’t dive too deep into the designing process. You can see individual page designs as we start describing individual page functionality</w:t>
      </w:r>
      <w:commentRangeStart w:id="1"/>
      <w:commentRangeStart w:id="2"/>
      <w:r w:rsidDel="00000000" w:rsidR="00000000" w:rsidRPr="00000000">
        <w:rPr>
          <w:sz w:val="20"/>
          <w:szCs w:val="20"/>
          <w:rtl w:val="0"/>
        </w:rPr>
        <w:t xml:space="preserve">.</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Step 3: Creating the app a</w:t>
      </w:r>
      <w:r w:rsidDel="00000000" w:rsidR="00000000" w:rsidRPr="00000000">
        <w:rPr>
          <w:b w:val="0"/>
          <w:sz w:val="32"/>
          <w:szCs w:val="32"/>
          <w:rtl w:val="0"/>
        </w:rPr>
        <w:t xml:space="preserve">rchitecture</w:t>
      </w:r>
    </w:p>
    <w:p w:rsidR="00000000" w:rsidDel="00000000" w:rsidP="00000000" w:rsidRDefault="00000000" w:rsidRPr="00000000">
      <w:pPr>
        <w:contextualSpacing w:val="0"/>
      </w:pPr>
      <w:r w:rsidDel="00000000" w:rsidR="00000000" w:rsidRPr="00000000">
        <w:rPr>
          <w:sz w:val="32"/>
          <w:szCs w:val="32"/>
          <w:rtl w:val="0"/>
        </w:rPr>
        <w:tab/>
      </w:r>
      <w:r w:rsidDel="00000000" w:rsidR="00000000" w:rsidRPr="00000000">
        <w:rPr>
          <w:rtl w:val="0"/>
        </w:rPr>
      </w:r>
    </w:p>
    <w:tbl>
      <w:tblPr>
        <w:tblStyle w:val="Table2"/>
        <w:bidi w:val="0"/>
        <w:tblW w:w="9705.0" w:type="dxa"/>
        <w:jc w:val="left"/>
        <w:tblInd w:w="-345.0" w:type="dxa"/>
        <w:tblLayout w:type="fixed"/>
        <w:tblLook w:val="0600"/>
      </w:tblPr>
      <w:tblGrid>
        <w:gridCol w:w="2835"/>
        <w:gridCol w:w="6870"/>
        <w:tblGridChange w:id="0">
          <w:tblGrid>
            <w:gridCol w:w="2835"/>
            <w:gridCol w:w="68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43038" cy="5525555"/>
                  <wp:effectExtent b="0" l="0" r="0" t="0"/>
                  <wp:docPr descr="structure.1.png" id="8" name="image20.png"/>
                  <a:graphic>
                    <a:graphicData uri="http://schemas.openxmlformats.org/drawingml/2006/picture">
                      <pic:pic>
                        <pic:nvPicPr>
                          <pic:cNvPr descr="structure.1.png" id="0" name="image20.png"/>
                          <pic:cNvPicPr preferRelativeResize="0"/>
                        </pic:nvPicPr>
                        <pic:blipFill>
                          <a:blip r:embed="rId20"/>
                          <a:srcRect b="0" l="0" r="0" t="0"/>
                          <a:stretch>
                            <a:fillRect/>
                          </a:stretch>
                        </pic:blipFill>
                        <pic:spPr>
                          <a:xfrm>
                            <a:off x="0" y="0"/>
                            <a:ext cx="1443038" cy="552555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We believe, this is the single most important step if you are going to start developing a Sencha application. Not many developers follow this practice and we cannot describe enough how critically important this is for app development. To create the app architecture, we finalize the following things before starting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sz w:val="20"/>
                <w:szCs w:val="20"/>
                <w:u w:val="none"/>
              </w:rPr>
            </w:pPr>
            <w:r w:rsidDel="00000000" w:rsidR="00000000" w:rsidRPr="00000000">
              <w:rPr>
                <w:sz w:val="20"/>
                <w:szCs w:val="20"/>
                <w:rtl w:val="0"/>
              </w:rPr>
              <w:t xml:space="preserve">The layout we are going to follow in the app</w:t>
            </w:r>
          </w:p>
          <w:p w:rsidR="00000000" w:rsidDel="00000000" w:rsidP="00000000" w:rsidRDefault="00000000" w:rsidRPr="00000000">
            <w:pPr>
              <w:numPr>
                <w:ilvl w:val="0"/>
                <w:numId w:val="9"/>
              </w:numPr>
              <w:ind w:left="720" w:hanging="360"/>
              <w:contextualSpacing w:val="1"/>
              <w:rPr>
                <w:sz w:val="20"/>
                <w:szCs w:val="20"/>
                <w:u w:val="none"/>
              </w:rPr>
            </w:pPr>
            <w:r w:rsidDel="00000000" w:rsidR="00000000" w:rsidRPr="00000000">
              <w:rPr>
                <w:sz w:val="20"/>
                <w:szCs w:val="20"/>
                <w:rtl w:val="0"/>
              </w:rPr>
              <w:t xml:space="preserve">All the views, models, stores and controllers</w:t>
            </w:r>
          </w:p>
          <w:p w:rsidR="00000000" w:rsidDel="00000000" w:rsidP="00000000" w:rsidRDefault="00000000" w:rsidRPr="00000000">
            <w:pPr>
              <w:numPr>
                <w:ilvl w:val="0"/>
                <w:numId w:val="9"/>
              </w:numPr>
              <w:ind w:left="720" w:hanging="360"/>
              <w:contextualSpacing w:val="1"/>
              <w:rPr>
                <w:sz w:val="20"/>
                <w:szCs w:val="20"/>
                <w:u w:val="none"/>
              </w:rPr>
            </w:pPr>
            <w:r w:rsidDel="00000000" w:rsidR="00000000" w:rsidRPr="00000000">
              <w:rPr>
                <w:sz w:val="20"/>
                <w:szCs w:val="20"/>
                <w:rtl w:val="0"/>
              </w:rPr>
              <w:t xml:space="preserve">Utility methods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The snapshot on the left gives a clear view of the folder structure and the files we used in this app.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We are going to discuss each view in detail along with the models, stores and controllers in the following sections. The number of views are more than the pages that we discussed. It is because we are going to have a number of custom components which will be reused in the major views. Now, let’s see the layout we are going to follow in the app and the reasons for doing so.</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165600"/>
            <wp:effectExtent b="0" l="0" r="0" t="0"/>
            <wp:docPr descr="BoomBoom App Structure - New Page (1).png" id="9" name="image22.png"/>
            <a:graphic>
              <a:graphicData uri="http://schemas.openxmlformats.org/drawingml/2006/picture">
                <pic:pic>
                  <pic:nvPicPr>
                    <pic:cNvPr descr="BoomBoom App Structure - New Page (1).png" id="0" name="image22.png"/>
                    <pic:cNvPicPr preferRelativeResize="0"/>
                  </pic:nvPicPr>
                  <pic:blipFill>
                    <a:blip r:embed="rId21"/>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efq0444u32hc" w:id="8"/>
      <w:bookmarkEnd w:id="8"/>
      <w:r w:rsidDel="00000000" w:rsidR="00000000" w:rsidRPr="00000000">
        <w:rPr>
          <w:rtl w:val="0"/>
        </w:rPr>
        <w:t xml:space="preserve">Why this layout?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fact, this is quite a simple layout for such a small application. The most important point is to have Hbox layout for </w:t>
      </w:r>
      <w:r w:rsidDel="00000000" w:rsidR="00000000" w:rsidRPr="00000000">
        <w:rPr>
          <w:i w:val="1"/>
          <w:rtl w:val="0"/>
        </w:rPr>
        <w:t xml:space="preserve">Main </w:t>
      </w:r>
      <w:r w:rsidDel="00000000" w:rsidR="00000000" w:rsidRPr="00000000">
        <w:rPr>
          <w:rtl w:val="0"/>
        </w:rPr>
        <w:t xml:space="preserve">view and </w:t>
      </w:r>
      <w:r w:rsidDel="00000000" w:rsidR="00000000" w:rsidRPr="00000000">
        <w:rPr>
          <w:i w:val="1"/>
          <w:rtl w:val="0"/>
        </w:rPr>
        <w:t xml:space="preserve">VideoContentPage </w:t>
      </w:r>
      <w:r w:rsidDel="00000000" w:rsidR="00000000" w:rsidRPr="00000000">
        <w:rPr>
          <w:rtl w:val="0"/>
        </w:rPr>
        <w:t xml:space="preserve">view. These two views will have the slide panels and hence Hbox layout is required for these views. The </w:t>
      </w:r>
      <w:r w:rsidDel="00000000" w:rsidR="00000000" w:rsidRPr="00000000">
        <w:rPr>
          <w:i w:val="1"/>
          <w:rtl w:val="0"/>
        </w:rPr>
        <w:t xml:space="preserve">Content </w:t>
      </w:r>
      <w:r w:rsidDel="00000000" w:rsidR="00000000" w:rsidRPr="00000000">
        <w:rPr>
          <w:rtl w:val="0"/>
        </w:rPr>
        <w:t xml:space="preserve">page will contain the other pages and hence it will need a Card layout.</w:t>
      </w:r>
    </w:p>
    <w:p w:rsidR="00000000" w:rsidDel="00000000" w:rsidP="00000000" w:rsidRDefault="00000000" w:rsidRPr="00000000">
      <w:pPr>
        <w:pStyle w:val="Heading2"/>
        <w:contextualSpacing w:val="0"/>
      </w:pPr>
      <w:bookmarkStart w:colFirst="0" w:colLast="0" w:name="_ui5ho53avzbh" w:id="9"/>
      <w:bookmarkEnd w:id="9"/>
      <w:r w:rsidDel="00000000" w:rsidR="00000000" w:rsidRPr="00000000">
        <w:rPr>
          <w:sz w:val="20"/>
          <w:szCs w:val="20"/>
          <w:rtl w:val="0"/>
        </w:rPr>
        <w:t xml:space="preserve">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Here are the details of the view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Main.js:</w:t>
      </w:r>
      <w:r w:rsidDel="00000000" w:rsidR="00000000" w:rsidRPr="00000000">
        <w:rPr>
          <w:sz w:val="20"/>
          <w:szCs w:val="20"/>
          <w:shd w:fill="fefefe" w:val="clear"/>
          <w:rtl w:val="0"/>
        </w:rPr>
        <w:t xml:space="preserve"> Parent of all the other views </w:t>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Menu.js:</w:t>
      </w:r>
      <w:r w:rsidDel="00000000" w:rsidR="00000000" w:rsidRPr="00000000">
        <w:rPr>
          <w:sz w:val="20"/>
          <w:szCs w:val="20"/>
          <w:shd w:fill="fefefe" w:val="clear"/>
          <w:rtl w:val="0"/>
        </w:rPr>
        <w:t xml:space="preserve"> Displays the options that users can navigate to.</w:t>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Content.js:</w:t>
      </w:r>
      <w:r w:rsidDel="00000000" w:rsidR="00000000" w:rsidRPr="00000000">
        <w:rPr>
          <w:sz w:val="20"/>
          <w:szCs w:val="20"/>
          <w:shd w:fill="fefefe" w:val="clear"/>
          <w:rtl w:val="0"/>
        </w:rPr>
        <w:t xml:space="preserve"> Container of the main pages of our app</w:t>
      </w:r>
      <w:r w:rsidDel="00000000" w:rsidR="00000000" w:rsidRPr="00000000">
        <w:rPr>
          <w:rtl w:val="0"/>
        </w:rPr>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Home.js:</w:t>
      </w:r>
      <w:r w:rsidDel="00000000" w:rsidR="00000000" w:rsidRPr="00000000">
        <w:rPr>
          <w:sz w:val="20"/>
          <w:szCs w:val="20"/>
          <w:shd w:fill="fefefe" w:val="clear"/>
          <w:rtl w:val="0"/>
        </w:rPr>
        <w:t xml:space="preserve"> Lists the popular Youtube videos under each category </w:t>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SearchList.js: </w:t>
      </w:r>
      <w:r w:rsidDel="00000000" w:rsidR="00000000" w:rsidRPr="00000000">
        <w:rPr>
          <w:sz w:val="20"/>
          <w:szCs w:val="20"/>
          <w:shd w:fill="fefefe" w:val="clear"/>
          <w:rtl w:val="0"/>
        </w:rPr>
        <w:t xml:space="preserve">Provides a search field and displays the search results </w:t>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VideoContent.js: </w:t>
      </w:r>
      <w:r w:rsidDel="00000000" w:rsidR="00000000" w:rsidRPr="00000000">
        <w:rPr>
          <w:sz w:val="20"/>
          <w:szCs w:val="20"/>
          <w:shd w:fill="fefefe" w:val="clear"/>
          <w:rtl w:val="0"/>
        </w:rPr>
        <w:t xml:space="preserve">Parent of VideoPlayer and Playlist page</w:t>
      </w:r>
      <w:r w:rsidDel="00000000" w:rsidR="00000000" w:rsidRPr="00000000">
        <w:rPr>
          <w:rtl w:val="0"/>
        </w:rPr>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VideoPlayer.js:</w:t>
      </w:r>
      <w:r w:rsidDel="00000000" w:rsidR="00000000" w:rsidRPr="00000000">
        <w:rPr>
          <w:sz w:val="20"/>
          <w:szCs w:val="20"/>
          <w:shd w:fill="fefefe" w:val="clear"/>
          <w:rtl w:val="0"/>
        </w:rPr>
        <w:t xml:space="preserve"> Container for playing the video</w:t>
      </w:r>
    </w:p>
    <w:p w:rsidR="00000000" w:rsidDel="00000000" w:rsidP="00000000" w:rsidRDefault="00000000" w:rsidRPr="00000000">
      <w:pPr>
        <w:numPr>
          <w:ilvl w:val="0"/>
          <w:numId w:val="3"/>
        </w:numPr>
        <w:ind w:left="720" w:hanging="360"/>
        <w:contextualSpacing w:val="1"/>
        <w:rPr>
          <w:sz w:val="20"/>
          <w:szCs w:val="20"/>
          <w:u w:val="none"/>
          <w:shd w:fill="fefefe" w:val="clear"/>
        </w:rPr>
      </w:pPr>
      <w:r w:rsidDel="00000000" w:rsidR="00000000" w:rsidRPr="00000000">
        <w:rPr>
          <w:b w:val="1"/>
          <w:sz w:val="20"/>
          <w:szCs w:val="20"/>
          <w:shd w:fill="fefefe" w:val="clear"/>
          <w:rtl w:val="0"/>
        </w:rPr>
        <w:t xml:space="preserve">Playlist.js:</w:t>
      </w:r>
      <w:r w:rsidDel="00000000" w:rsidR="00000000" w:rsidRPr="00000000">
        <w:rPr>
          <w:sz w:val="20"/>
          <w:szCs w:val="20"/>
          <w:shd w:fill="fefefe" w:val="clear"/>
          <w:rtl w:val="0"/>
        </w:rPr>
        <w:t xml:space="preserve"> List of videos to be played</w:t>
      </w:r>
    </w:p>
    <w:p w:rsidR="00000000" w:rsidDel="00000000" w:rsidP="00000000" w:rsidRDefault="00000000" w:rsidRPr="00000000">
      <w:pPr>
        <w:numPr>
          <w:ilvl w:val="0"/>
          <w:numId w:val="3"/>
        </w:numPr>
        <w:ind w:left="720" w:hanging="360"/>
        <w:contextualSpacing w:val="1"/>
        <w:rPr>
          <w:sz w:val="20"/>
          <w:szCs w:val="20"/>
          <w:shd w:fill="fefefe" w:val="clear"/>
        </w:rPr>
      </w:pPr>
      <w:commentRangeStart w:id="3"/>
      <w:commentRangeStart w:id="4"/>
      <w:r w:rsidDel="00000000" w:rsidR="00000000" w:rsidRPr="00000000">
        <w:rPr>
          <w:b w:val="1"/>
          <w:sz w:val="20"/>
          <w:szCs w:val="20"/>
          <w:shd w:fill="fefefe" w:val="clear"/>
          <w:rtl w:val="0"/>
        </w:rPr>
        <w:t xml:space="preserve">CustomDataview</w:t>
      </w:r>
      <w:commentRangeEnd w:id="3"/>
      <w:r w:rsidDel="00000000" w:rsidR="00000000" w:rsidRPr="00000000">
        <w:commentReference w:id="3"/>
      </w:r>
      <w:commentRangeEnd w:id="4"/>
      <w:r w:rsidDel="00000000" w:rsidR="00000000" w:rsidRPr="00000000">
        <w:commentReference w:id="4"/>
      </w:r>
      <w:r w:rsidDel="00000000" w:rsidR="00000000" w:rsidRPr="00000000">
        <w:rPr>
          <w:b w:val="1"/>
          <w:sz w:val="20"/>
          <w:szCs w:val="20"/>
          <w:shd w:fill="fefefe" w:val="clear"/>
          <w:rtl w:val="0"/>
        </w:rPr>
        <w:t xml:space="preserve">.js:</w:t>
      </w:r>
      <w:r w:rsidDel="00000000" w:rsidR="00000000" w:rsidRPr="00000000">
        <w:rPr>
          <w:sz w:val="20"/>
          <w:szCs w:val="20"/>
          <w:shd w:fill="fefefe" w:val="clear"/>
          <w:rtl w:val="0"/>
        </w:rPr>
        <w:t xml:space="preserve"> Parent for any dataview to allow proper horizontal and vertical scrolling</w:t>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FeaturedList.js:</w:t>
      </w:r>
      <w:r w:rsidDel="00000000" w:rsidR="00000000" w:rsidRPr="00000000">
        <w:rPr>
          <w:sz w:val="20"/>
          <w:szCs w:val="20"/>
          <w:shd w:fill="fefefe" w:val="clear"/>
          <w:rtl w:val="0"/>
        </w:rPr>
        <w:t xml:space="preserve"> Horizontal lists for the Home page </w:t>
      </w:r>
    </w:p>
    <w:p w:rsidR="00000000" w:rsidDel="00000000" w:rsidP="00000000" w:rsidRDefault="00000000" w:rsidRPr="00000000">
      <w:pPr>
        <w:numPr>
          <w:ilvl w:val="0"/>
          <w:numId w:val="3"/>
        </w:numPr>
        <w:ind w:left="720" w:hanging="360"/>
        <w:contextualSpacing w:val="1"/>
        <w:rPr>
          <w:sz w:val="20"/>
          <w:szCs w:val="20"/>
          <w:shd w:fill="fefefe" w:val="clear"/>
        </w:rPr>
      </w:pPr>
      <w:r w:rsidDel="00000000" w:rsidR="00000000" w:rsidRPr="00000000">
        <w:rPr>
          <w:b w:val="1"/>
          <w:sz w:val="20"/>
          <w:szCs w:val="20"/>
          <w:shd w:fill="fefefe" w:val="clear"/>
          <w:rtl w:val="0"/>
        </w:rPr>
        <w:t xml:space="preserve">VideoOptions</w:t>
      </w:r>
      <w:r w:rsidDel="00000000" w:rsidR="00000000" w:rsidRPr="00000000">
        <w:rPr>
          <w:b w:val="1"/>
          <w:sz w:val="20"/>
          <w:szCs w:val="20"/>
          <w:shd w:fill="fefefe" w:val="clear"/>
          <w:rtl w:val="0"/>
        </w:rPr>
        <w:t xml:space="preserve">.js:</w:t>
      </w:r>
      <w:r w:rsidDel="00000000" w:rsidR="00000000" w:rsidRPr="00000000">
        <w:rPr>
          <w:sz w:val="20"/>
          <w:szCs w:val="20"/>
          <w:shd w:fill="fefefe" w:val="clear"/>
          <w:rtl w:val="0"/>
        </w:rPr>
        <w:t xml:space="preserve"> Opens a container when a user clicks on a video. This view allows the user to either play the video or add the video to the playlist.</w:t>
      </w:r>
    </w:p>
    <w:p w:rsidR="00000000" w:rsidDel="00000000" w:rsidP="00000000" w:rsidRDefault="00000000" w:rsidRPr="00000000">
      <w:pPr>
        <w:numPr>
          <w:ilvl w:val="0"/>
          <w:numId w:val="3"/>
        </w:numPr>
        <w:ind w:left="720" w:hanging="360"/>
        <w:contextualSpacing w:val="1"/>
        <w:rPr>
          <w:sz w:val="20"/>
          <w:szCs w:val="20"/>
          <w:u w:val="none"/>
          <w:shd w:fill="fefefe" w:val="clear"/>
        </w:rPr>
      </w:pPr>
      <w:r w:rsidDel="00000000" w:rsidR="00000000" w:rsidRPr="00000000">
        <w:rPr>
          <w:b w:val="1"/>
          <w:sz w:val="20"/>
          <w:szCs w:val="20"/>
          <w:shd w:fill="fefefe" w:val="clear"/>
          <w:rtl w:val="0"/>
        </w:rPr>
        <w:t xml:space="preserve">ListContainer.js:</w:t>
      </w:r>
      <w:r w:rsidDel="00000000" w:rsidR="00000000" w:rsidRPr="00000000">
        <w:rPr>
          <w:sz w:val="20"/>
          <w:szCs w:val="20"/>
          <w:shd w:fill="fefefe" w:val="clear"/>
          <w:rtl w:val="0"/>
        </w:rPr>
        <w:t xml:space="preserve"> Contains all the lists that are shown in the home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exhpnq4npyh1" w:id="10"/>
      <w:bookmarkEnd w:id="10"/>
      <w:r w:rsidDel="00000000" w:rsidR="00000000" w:rsidRPr="00000000">
        <w:rPr>
          <w:rtl w:val="0"/>
        </w:rPr>
        <w:t xml:space="preserve">Controllers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Next, we move to the controllers. All the functionalities that you will find in the app are actually implemented using controllers. Don’t just go through these controllers, take your time and try to understand how we have implemented the functions.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Two controllers will be enough for such a small 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z w:val="20"/>
          <w:szCs w:val="20"/>
        </w:rPr>
      </w:pPr>
      <w:r w:rsidDel="00000000" w:rsidR="00000000" w:rsidRPr="00000000">
        <w:rPr>
          <w:b w:val="1"/>
          <w:sz w:val="20"/>
          <w:szCs w:val="20"/>
          <w:rtl w:val="0"/>
        </w:rPr>
        <w:t xml:space="preserve">App.js</w:t>
      </w:r>
      <w:r w:rsidDel="00000000" w:rsidR="00000000" w:rsidRPr="00000000">
        <w:rPr>
          <w:sz w:val="20"/>
          <w:szCs w:val="20"/>
          <w:rtl w:val="0"/>
        </w:rPr>
        <w:t xml:space="preserve">: Controls the overall functionality of the app</w:t>
      </w:r>
    </w:p>
    <w:p w:rsidR="00000000" w:rsidDel="00000000" w:rsidP="00000000" w:rsidRDefault="00000000" w:rsidRPr="00000000">
      <w:pPr>
        <w:numPr>
          <w:ilvl w:val="0"/>
          <w:numId w:val="7"/>
        </w:numPr>
        <w:ind w:left="720" w:hanging="360"/>
        <w:contextualSpacing w:val="1"/>
        <w:rPr>
          <w:sz w:val="20"/>
          <w:szCs w:val="20"/>
        </w:rPr>
      </w:pPr>
      <w:r w:rsidDel="00000000" w:rsidR="00000000" w:rsidRPr="00000000">
        <w:rPr>
          <w:b w:val="1"/>
          <w:sz w:val="20"/>
          <w:szCs w:val="20"/>
          <w:rtl w:val="0"/>
        </w:rPr>
        <w:t xml:space="preserve">Player.js</w:t>
      </w:r>
      <w:r w:rsidDel="00000000" w:rsidR="00000000" w:rsidRPr="00000000">
        <w:rPr>
          <w:sz w:val="20"/>
          <w:szCs w:val="20"/>
          <w:rtl w:val="0"/>
        </w:rPr>
        <w:t xml:space="preserve">: Deals with the functions related mainly to our video player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Stores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3</w:t>
      </w:r>
      <w:r w:rsidDel="00000000" w:rsidR="00000000" w:rsidRPr="00000000">
        <w:rPr>
          <w:sz w:val="20"/>
          <w:szCs w:val="20"/>
          <w:rtl w:val="0"/>
        </w:rPr>
        <w:t xml:space="preserve"> different stores are used in BoomBoom: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0"/>
          <w:szCs w:val="20"/>
        </w:rPr>
      </w:pPr>
      <w:r w:rsidDel="00000000" w:rsidR="00000000" w:rsidRPr="00000000">
        <w:rPr>
          <w:b w:val="1"/>
          <w:sz w:val="20"/>
          <w:szCs w:val="20"/>
          <w:rtl w:val="0"/>
        </w:rPr>
        <w:t xml:space="preserve">Videos.js</w:t>
      </w:r>
      <w:r w:rsidDel="00000000" w:rsidR="00000000" w:rsidRPr="00000000">
        <w:rPr>
          <w:sz w:val="20"/>
          <w:szCs w:val="20"/>
          <w:rtl w:val="0"/>
        </w:rPr>
        <w:t xml:space="preserve">: Used for the home page</w:t>
      </w:r>
    </w:p>
    <w:p w:rsidR="00000000" w:rsidDel="00000000" w:rsidP="00000000" w:rsidRDefault="00000000" w:rsidRPr="00000000">
      <w:pPr>
        <w:numPr>
          <w:ilvl w:val="0"/>
          <w:numId w:val="1"/>
        </w:numPr>
        <w:ind w:left="720" w:hanging="360"/>
        <w:contextualSpacing w:val="1"/>
        <w:rPr>
          <w:sz w:val="20"/>
          <w:szCs w:val="20"/>
        </w:rPr>
      </w:pPr>
      <w:r w:rsidDel="00000000" w:rsidR="00000000" w:rsidRPr="00000000">
        <w:rPr>
          <w:b w:val="1"/>
          <w:sz w:val="20"/>
          <w:szCs w:val="20"/>
          <w:rtl w:val="0"/>
        </w:rPr>
        <w:t xml:space="preserve">SearchListVideos.js</w:t>
      </w:r>
      <w:r w:rsidDel="00000000" w:rsidR="00000000" w:rsidRPr="00000000">
        <w:rPr>
          <w:sz w:val="20"/>
          <w:szCs w:val="20"/>
          <w:rtl w:val="0"/>
        </w:rPr>
        <w:t xml:space="preserve">: Used for search page</w:t>
      </w:r>
    </w:p>
    <w:p w:rsidR="00000000" w:rsidDel="00000000" w:rsidP="00000000" w:rsidRDefault="00000000" w:rsidRPr="00000000">
      <w:pPr>
        <w:numPr>
          <w:ilvl w:val="0"/>
          <w:numId w:val="1"/>
        </w:numPr>
        <w:ind w:left="720" w:hanging="360"/>
        <w:contextualSpacing w:val="1"/>
        <w:rPr>
          <w:sz w:val="20"/>
          <w:szCs w:val="20"/>
        </w:rPr>
      </w:pPr>
      <w:r w:rsidDel="00000000" w:rsidR="00000000" w:rsidRPr="00000000">
        <w:rPr>
          <w:b w:val="1"/>
          <w:sz w:val="20"/>
          <w:szCs w:val="20"/>
          <w:rtl w:val="0"/>
        </w:rPr>
        <w:t xml:space="preserve">PlaylistVideos.js</w:t>
      </w:r>
      <w:r w:rsidDel="00000000" w:rsidR="00000000" w:rsidRPr="00000000">
        <w:rPr>
          <w:sz w:val="20"/>
          <w:szCs w:val="20"/>
          <w:rtl w:val="0"/>
        </w:rPr>
        <w:t xml:space="preserve">: Used for playlist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6kbyp7ce47h" w:id="11"/>
      <w:bookmarkEnd w:id="11"/>
      <w:r w:rsidDel="00000000" w:rsidR="00000000" w:rsidRPr="00000000">
        <w:rPr>
          <w:rtl w:val="0"/>
        </w:rPr>
        <w:t xml:space="preserve">Models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We are going to use a</w:t>
      </w:r>
      <w:r w:rsidDel="00000000" w:rsidR="00000000" w:rsidRPr="00000000">
        <w:rPr>
          <w:sz w:val="20"/>
          <w:szCs w:val="20"/>
          <w:rtl w:val="0"/>
        </w:rPr>
        <w:t xml:space="preserve"> single model called </w:t>
      </w:r>
      <w:r w:rsidDel="00000000" w:rsidR="00000000" w:rsidRPr="00000000">
        <w:rPr>
          <w:b w:val="1"/>
          <w:sz w:val="20"/>
          <w:szCs w:val="20"/>
          <w:rtl w:val="0"/>
        </w:rPr>
        <w:t xml:space="preserve">Video.js </w:t>
      </w:r>
      <w:r w:rsidDel="00000000" w:rsidR="00000000" w:rsidRPr="00000000">
        <w:rPr>
          <w:sz w:val="20"/>
          <w:szCs w:val="20"/>
          <w:rtl w:val="0"/>
        </w:rPr>
        <w:t xml:space="preserve">for our </w:t>
      </w:r>
      <w:commentRangeStart w:id="5"/>
      <w:r w:rsidDel="00000000" w:rsidR="00000000" w:rsidRPr="00000000">
        <w:rPr>
          <w:sz w:val="20"/>
          <w:szCs w:val="20"/>
          <w:rtl w:val="0"/>
        </w:rPr>
        <w:t xml:space="preserve">project</w:t>
      </w:r>
      <w:r w:rsidDel="00000000" w:rsidR="00000000" w:rsidRPr="00000000">
        <w:rPr>
          <w:sz w:val="20"/>
          <w:szCs w:val="20"/>
          <w:rtl w:val="0"/>
        </w:rPr>
        <w:t xml:space="preserve">.</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That is all about the structure and architecture of BoomBoom. It is advised to decide the architecture of the project before you start anything. If necessary you can always add new files to the existing architecture. Since, w</w:t>
      </w:r>
      <w:r w:rsidDel="00000000" w:rsidR="00000000" w:rsidRPr="00000000">
        <w:rPr>
          <w:sz w:val="20"/>
          <w:szCs w:val="20"/>
          <w:rtl w:val="0"/>
        </w:rPr>
        <w:t xml:space="preserve">e have wrapped up the file structure, we can now look into the YouTube data API that we are going to use in our app.</w:t>
      </w:r>
      <w:r w:rsidDel="00000000" w:rsidR="00000000" w:rsidRPr="00000000">
        <w:rPr>
          <w:rtl w:val="0"/>
        </w:rPr>
      </w:r>
    </w:p>
    <w:p w:rsidR="00000000" w:rsidDel="00000000" w:rsidP="00000000" w:rsidRDefault="00000000" w:rsidRPr="00000000">
      <w:pPr>
        <w:pStyle w:val="Heading1"/>
        <w:contextualSpacing w:val="0"/>
      </w:pPr>
      <w:bookmarkStart w:colFirst="0" w:colLast="0" w:name="_4yn2wesgsral" w:id="12"/>
      <w:bookmarkEnd w:id="12"/>
      <w:r w:rsidDel="00000000" w:rsidR="00000000" w:rsidRPr="00000000">
        <w:rPr>
          <w:rtl w:val="0"/>
        </w:rPr>
        <w:t xml:space="preserve">Step 4: Understanding YouTube data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sz w:val="20"/>
          <w:szCs w:val="20"/>
          <w:rtl w:val="0"/>
        </w:rPr>
        <w:t xml:space="preserve">We will mainly use two APIs </w:t>
      </w:r>
      <w:r w:rsidDel="00000000" w:rsidR="00000000" w:rsidRPr="00000000">
        <w:rPr>
          <w:sz w:val="20"/>
          <w:szCs w:val="20"/>
          <w:rtl w:val="0"/>
        </w:rPr>
        <w:t xml:space="preserve">here - the Search API and the Video list API. </w:t>
      </w:r>
      <w:r w:rsidDel="00000000" w:rsidR="00000000" w:rsidRPr="00000000">
        <w:rPr>
          <w:rtl w:val="0"/>
        </w:rPr>
      </w:r>
    </w:p>
    <w:tbl>
      <w:tblPr>
        <w:tblStyle w:val="Table3"/>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560"/>
        <w:tblGridChange w:id="0">
          <w:tblGrid>
            <w:gridCol w:w="1800"/>
            <w:gridCol w:w="7560"/>
          </w:tblGrid>
        </w:tblGridChange>
      </w:tblGrid>
    </w:tbl>
    <w:p w:rsidR="00000000" w:rsidDel="00000000" w:rsidP="00000000" w:rsidRDefault="00000000" w:rsidRPr="00000000">
      <w:pPr>
        <w:keepNext w:val="0"/>
        <w:keepLines w:val="0"/>
        <w:spacing w:before="0" w:lineRule="auto"/>
        <w:contextualSpacing w:val="0"/>
      </w:pPr>
      <w:r w:rsidDel="00000000" w:rsidR="00000000" w:rsidRPr="00000000">
        <w:rPr>
          <w:rtl w:val="0"/>
        </w:rPr>
      </w:r>
    </w:p>
    <w:tbl>
      <w:tblPr>
        <w:tblStyle w:val="Table4"/>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560"/>
        <w:tblGridChange w:id="0">
          <w:tblGrid>
            <w:gridCol w:w="1800"/>
            <w:gridCol w:w="7560"/>
          </w:tblGrid>
        </w:tblGridChange>
      </w:tblGrid>
    </w:tbl>
    <w:p w:rsidR="00000000" w:rsidDel="00000000" w:rsidP="00000000" w:rsidRDefault="00000000" w:rsidRPr="00000000">
      <w:pPr>
        <w:pStyle w:val="Heading3"/>
        <w:contextualSpacing w:val="0"/>
      </w:pPr>
      <w:bookmarkStart w:colFirst="0" w:colLast="0" w:name="_sjyulh9qqbib" w:id="13"/>
      <w:bookmarkEnd w:id="13"/>
      <w:r w:rsidDel="00000000" w:rsidR="00000000" w:rsidRPr="00000000">
        <w:rPr>
          <w:color w:val="222222"/>
          <w:sz w:val="20"/>
          <w:szCs w:val="20"/>
          <w:rtl w:val="0"/>
        </w:rPr>
        <w:t xml:space="preserve">A. </w:t>
      </w:r>
      <w:hyperlink r:id="rId22">
        <w:r w:rsidDel="00000000" w:rsidR="00000000" w:rsidRPr="00000000">
          <w:rPr>
            <w:color w:val="1155cc"/>
            <w:u w:val="single"/>
            <w:rtl w:val="0"/>
          </w:rPr>
          <w:t xml:space="preserve">youtube.search.list</w:t>
        </w:r>
      </w:hyperlink>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color w:val="222222"/>
          <w:sz w:val="20"/>
          <w:szCs w:val="20"/>
          <w:highlight w:val="white"/>
          <w:rtl w:val="0"/>
        </w:rPr>
        <w:t xml:space="preserve">This returns a collection of search results that match the query parameters specified in the API request. By default, a </w:t>
      </w:r>
      <w:r w:rsidDel="00000000" w:rsidR="00000000" w:rsidRPr="00000000">
        <w:rPr>
          <w:color w:val="222222"/>
          <w:sz w:val="20"/>
          <w:szCs w:val="20"/>
          <w:highlight w:val="white"/>
          <w:rtl w:val="0"/>
        </w:rPr>
        <w:t xml:space="preserve">search result set</w:t>
      </w:r>
      <w:r w:rsidDel="00000000" w:rsidR="00000000" w:rsidRPr="00000000">
        <w:rPr>
          <w:color w:val="222222"/>
          <w:sz w:val="20"/>
          <w:szCs w:val="20"/>
          <w:highlight w:val="white"/>
          <w:rtl w:val="0"/>
        </w:rPr>
        <w:t xml:space="preserve"> identifies matching video, channel, and playlist resources, but you can also configure queries to retrieve only a specific type of resource. Find the complete details here at </w:t>
      </w:r>
      <w:hyperlink r:id="rId23">
        <w:r w:rsidDel="00000000" w:rsidR="00000000" w:rsidRPr="00000000">
          <w:rPr>
            <w:color w:val="1155cc"/>
            <w:sz w:val="20"/>
            <w:szCs w:val="20"/>
            <w:highlight w:val="white"/>
            <w:u w:val="single"/>
            <w:rtl w:val="0"/>
          </w:rPr>
          <w:t xml:space="preserve">https://developers.google.com/youtube/v3/docs/search/list</w:t>
        </w:r>
      </w:hyperlink>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tzu7dtk3gy3p" w:id="14"/>
      <w:bookmarkEnd w:id="14"/>
      <w:r w:rsidDel="00000000" w:rsidR="00000000" w:rsidRPr="00000000">
        <w:rPr>
          <w:color w:val="4b4b4b"/>
          <w:sz w:val="28"/>
          <w:szCs w:val="28"/>
          <w:shd w:fill="fefefe" w:val="clear"/>
          <w:rtl w:val="0"/>
        </w:rPr>
        <w:t xml:space="preserve">B. </w:t>
      </w:r>
      <w:hyperlink r:id="rId24">
        <w:r w:rsidDel="00000000" w:rsidR="00000000" w:rsidRPr="00000000">
          <w:rPr>
            <w:color w:val="1155cc"/>
            <w:u w:val="single"/>
            <w:rtl w:val="0"/>
          </w:rPr>
          <w:t xml:space="preserve">youtube.videos.list</w:t>
        </w:r>
      </w:hyperlink>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color w:val="222222"/>
          <w:sz w:val="20"/>
          <w:szCs w:val="20"/>
          <w:highlight w:val="white"/>
          <w:rtl w:val="0"/>
        </w:rPr>
        <w:t xml:space="preserve">This returns a list of videos that match the API request parameters. We are going to use this to get category wise videos. Find the API details here at </w:t>
      </w:r>
      <w:hyperlink r:id="rId25">
        <w:r w:rsidDel="00000000" w:rsidR="00000000" w:rsidRPr="00000000">
          <w:rPr>
            <w:color w:val="1155cc"/>
            <w:sz w:val="20"/>
            <w:szCs w:val="20"/>
            <w:highlight w:val="white"/>
            <w:u w:val="single"/>
            <w:rtl w:val="0"/>
          </w:rPr>
          <w:t xml:space="preserve">https://developers.google.com/youtube/v3/docs/videos/list</w:t>
        </w:r>
      </w:hyperlink>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To use the </w:t>
      </w:r>
      <w:hyperlink r:id="rId26">
        <w:r w:rsidDel="00000000" w:rsidR="00000000" w:rsidRPr="00000000">
          <w:rPr>
            <w:color w:val="4184f3"/>
            <w:sz w:val="18"/>
            <w:szCs w:val="18"/>
            <w:highlight w:val="white"/>
            <w:rtl w:val="0"/>
          </w:rPr>
          <w:t xml:space="preserve">youtube.videos.list</w:t>
        </w:r>
      </w:hyperlink>
      <w:r w:rsidDel="00000000" w:rsidR="00000000" w:rsidRPr="00000000">
        <w:rPr>
          <w:sz w:val="18"/>
          <w:szCs w:val="18"/>
          <w:rtl w:val="0"/>
        </w:rPr>
        <w:t xml:space="preserve"> API </w:t>
      </w:r>
      <w:r w:rsidDel="00000000" w:rsidR="00000000" w:rsidRPr="00000000">
        <w:rPr>
          <w:sz w:val="20"/>
          <w:szCs w:val="20"/>
          <w:rtl w:val="0"/>
        </w:rPr>
        <w:t xml:space="preserve">we have just made an AJAX call with some parameters, as offered by the API and wrote some actions on request of success or failure. In our code we have set  ‘useDefaultXhrHeader’ to ‘false’ for supporting cross origin requests. If you are unfamiliar with the term cross-origin requests you should have a look at </w:t>
      </w:r>
      <w:hyperlink r:id="rId27">
        <w:r w:rsidDel="00000000" w:rsidR="00000000" w:rsidRPr="00000000">
          <w:rPr>
            <w:color w:val="1155cc"/>
            <w:sz w:val="20"/>
            <w:szCs w:val="20"/>
            <w:u w:val="single"/>
            <w:rtl w:val="0"/>
          </w:rPr>
          <w:t xml:space="preserve">Cross Origin Requests</w:t>
        </w:r>
      </w:hyperlink>
      <w:r w:rsidDel="00000000" w:rsidR="00000000" w:rsidRPr="00000000">
        <w:rPr>
          <w:sz w:val="20"/>
          <w:szCs w:val="20"/>
          <w:rtl w:val="0"/>
        </w:rPr>
        <w:t xml:space="preserve">, </w:t>
      </w:r>
      <w:hyperlink r:id="rId28">
        <w:r w:rsidDel="00000000" w:rsidR="00000000" w:rsidRPr="00000000">
          <w:rPr>
            <w:color w:val="1155cc"/>
            <w:sz w:val="20"/>
            <w:szCs w:val="20"/>
            <w:u w:val="single"/>
            <w:rtl w:val="0"/>
          </w:rPr>
          <w:t xml:space="preserve">Default Xhr Header</w:t>
        </w:r>
      </w:hyperlink>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Now that the API is ready, we can move on to the features.</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oxg0dgja71q" w:id="15"/>
      <w:bookmarkEnd w:id="15"/>
      <w:r w:rsidDel="00000000" w:rsidR="00000000" w:rsidRPr="00000000">
        <w:rPr>
          <w:rtl w:val="0"/>
        </w:rPr>
        <w:t xml:space="preserve">Step 5: Start Development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Now that all the basic requirements are done, we can jump into development. The idea here is to not discuss every small detail of developing the app</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I</w:t>
      </w:r>
      <w:r w:rsidDel="00000000" w:rsidR="00000000" w:rsidRPr="00000000">
        <w:rPr>
          <w:sz w:val="20"/>
          <w:szCs w:val="20"/>
          <w:rtl w:val="0"/>
        </w:rPr>
        <w:t xml:space="preserve">nstead </w:t>
      </w:r>
      <w:r w:rsidDel="00000000" w:rsidR="00000000" w:rsidRPr="00000000">
        <w:rPr>
          <w:sz w:val="20"/>
          <w:szCs w:val="20"/>
          <w:rtl w:val="0"/>
        </w:rPr>
        <w:t xml:space="preserve">we will deal with the process of</w:t>
      </w:r>
      <w:r w:rsidDel="00000000" w:rsidR="00000000" w:rsidRPr="00000000">
        <w:rPr>
          <w:sz w:val="20"/>
          <w:szCs w:val="20"/>
          <w:rtl w:val="0"/>
        </w:rPr>
        <w:t xml:space="preserve"> creating major features and the effective solutions that we had to utilize for them.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sz w:val="20"/>
          <w:szCs w:val="20"/>
        </w:rPr>
      </w:pPr>
      <w:hyperlink w:anchor="_6ravldatb11q">
        <w:r w:rsidDel="00000000" w:rsidR="00000000" w:rsidRPr="00000000">
          <w:rPr>
            <w:color w:val="1155cc"/>
            <w:sz w:val="20"/>
            <w:szCs w:val="20"/>
            <w:u w:val="single"/>
            <w:rtl w:val="0"/>
          </w:rPr>
          <w:t xml:space="preserve">Categorized video lists</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rPr>
          <w:sz w:val="20"/>
          <w:szCs w:val="20"/>
        </w:rPr>
      </w:pPr>
      <w:hyperlink w:anchor="_d73zstalmidp">
        <w:r w:rsidDel="00000000" w:rsidR="00000000" w:rsidRPr="00000000">
          <w:rPr>
            <w:color w:val="1155cc"/>
            <w:sz w:val="20"/>
            <w:szCs w:val="20"/>
            <w:u w:val="single"/>
            <w:rtl w:val="0"/>
          </w:rPr>
          <w:t xml:space="preserve">Instant video search</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rPr>
          <w:sz w:val="20"/>
          <w:szCs w:val="20"/>
        </w:rPr>
      </w:pPr>
      <w:hyperlink w:anchor="_7x74kot3q2j2">
        <w:r w:rsidDel="00000000" w:rsidR="00000000" w:rsidRPr="00000000">
          <w:rPr>
            <w:color w:val="1155cc"/>
            <w:sz w:val="20"/>
            <w:szCs w:val="20"/>
            <w:u w:val="single"/>
            <w:rtl w:val="0"/>
          </w:rPr>
          <w:t xml:space="preserve">Adding videos of your choice to playlist with benefits of </w:t>
        </w:r>
      </w:hyperlink>
      <w:hyperlink w:anchor="_7x74kot3q2j2">
        <w:r w:rsidDel="00000000" w:rsidR="00000000" w:rsidRPr="00000000">
          <w:rPr>
            <w:color w:val="1155cc"/>
            <w:sz w:val="20"/>
            <w:szCs w:val="20"/>
            <w:u w:val="single"/>
            <w:rtl w:val="0"/>
          </w:rPr>
          <w:t xml:space="preserve">local storage</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rPr>
          <w:sz w:val="20"/>
          <w:szCs w:val="20"/>
        </w:rPr>
      </w:pPr>
      <w:hyperlink w:anchor="_qag7psp50111">
        <w:r w:rsidDel="00000000" w:rsidR="00000000" w:rsidRPr="00000000">
          <w:rPr>
            <w:color w:val="1155cc"/>
            <w:sz w:val="20"/>
            <w:szCs w:val="20"/>
            <w:u w:val="single"/>
            <w:rtl w:val="0"/>
          </w:rPr>
          <w:t xml:space="preserve">Playing videos from different views</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rPr>
          <w:sz w:val="20"/>
          <w:szCs w:val="20"/>
        </w:rPr>
      </w:pPr>
      <w:hyperlink w:anchor="_va87lxy2j1e3">
        <w:r w:rsidDel="00000000" w:rsidR="00000000" w:rsidRPr="00000000">
          <w:rPr>
            <w:color w:val="1155cc"/>
            <w:sz w:val="20"/>
            <w:szCs w:val="20"/>
            <w:u w:val="single"/>
            <w:rtl w:val="0"/>
          </w:rPr>
          <w:t xml:space="preserve">Removing videos from playlist just by a swipe</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rPr>
          <w:sz w:val="20"/>
          <w:szCs w:val="20"/>
        </w:rPr>
      </w:pPr>
      <w:hyperlink w:anchor="_hv66f029bqbb">
        <w:r w:rsidDel="00000000" w:rsidR="00000000" w:rsidRPr="00000000">
          <w:rPr>
            <w:color w:val="1155cc"/>
            <w:sz w:val="20"/>
            <w:szCs w:val="20"/>
            <w:u w:val="single"/>
            <w:rtl w:val="0"/>
          </w:rPr>
          <w:t xml:space="preserve">Custom-made video player controls</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rPr>
          <w:sz w:val="20"/>
          <w:szCs w:val="20"/>
        </w:rPr>
      </w:pPr>
      <w:hyperlink w:anchor="_qwv748lob323">
        <w:r w:rsidDel="00000000" w:rsidR="00000000" w:rsidRPr="00000000">
          <w:rPr>
            <w:color w:val="1155cc"/>
            <w:sz w:val="20"/>
            <w:szCs w:val="20"/>
            <w:u w:val="single"/>
            <w:rtl w:val="0"/>
          </w:rPr>
          <w:t xml:space="preserve">Routing in BoomBoom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w:anchor="_xh6wdhfulyi9">
              <w:r w:rsidDel="00000000" w:rsidR="00000000" w:rsidRPr="00000000">
                <w:rPr>
                  <w:color w:val="1155cc"/>
                  <w:sz w:val="20"/>
                  <w:szCs w:val="20"/>
                  <w:u w:val="single"/>
                  <w:rtl w:val="0"/>
                </w:rPr>
                <w:t xml:space="preserve">Some technicalities to enhance the app</w:t>
              </w:r>
            </w:hyperlink>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sz w:val="20"/>
                <w:szCs w:val="20"/>
              </w:rPr>
            </w:pPr>
            <w:hyperlink w:anchor="_lg35fbq1xyci">
              <w:r w:rsidDel="00000000" w:rsidR="00000000" w:rsidRPr="00000000">
                <w:rPr>
                  <w:color w:val="1155cc"/>
                  <w:sz w:val="20"/>
                  <w:szCs w:val="20"/>
                  <w:u w:val="single"/>
                  <w:rtl w:val="0"/>
                </w:rPr>
                <w:t xml:space="preserve">Slide Menu</w:t>
              </w:r>
            </w:hyperlink>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sz w:val="20"/>
                <w:szCs w:val="20"/>
              </w:rPr>
            </w:pPr>
            <w:hyperlink w:anchor="_m4djjnwz4rcm">
              <w:r w:rsidDel="00000000" w:rsidR="00000000" w:rsidRPr="00000000">
                <w:rPr>
                  <w:color w:val="1155cc"/>
                  <w:sz w:val="20"/>
                  <w:szCs w:val="20"/>
                  <w:u w:val="single"/>
                  <w:rtl w:val="0"/>
                </w:rPr>
                <w:t xml:space="preserve">Sliding playlist attached to the video player</w:t>
              </w:r>
            </w:hyperlink>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sz w:val="20"/>
                <w:szCs w:val="20"/>
              </w:rPr>
            </w:pPr>
            <w:hyperlink w:anchor="_sppwft62yt6p">
              <w:r w:rsidDel="00000000" w:rsidR="00000000" w:rsidRPr="00000000">
                <w:rPr>
                  <w:color w:val="1155cc"/>
                  <w:sz w:val="20"/>
                  <w:szCs w:val="20"/>
                  <w:u w:val="single"/>
                  <w:rtl w:val="0"/>
                </w:rPr>
                <w:t xml:space="preserve">Featured list and custom data view</w:t>
              </w:r>
            </w:hyperlink>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sz w:val="20"/>
                <w:szCs w:val="20"/>
              </w:rPr>
            </w:pPr>
            <w:hyperlink w:anchor="_uv6gbcvkg77l">
              <w:r w:rsidDel="00000000" w:rsidR="00000000" w:rsidRPr="00000000">
                <w:rPr>
                  <w:color w:val="1155cc"/>
                  <w:sz w:val="20"/>
                  <w:szCs w:val="20"/>
                  <w:u w:val="single"/>
                  <w:rtl w:val="0"/>
                </w:rPr>
                <w:t xml:space="preserve">Activating navigation menu list according to the card in view</w:t>
              </w:r>
            </w:hyperlink>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sz w:val="20"/>
                <w:szCs w:val="20"/>
              </w:rPr>
            </w:pPr>
            <w:hyperlink w:anchor="_nwvov9p51if9">
              <w:r w:rsidDel="00000000" w:rsidR="00000000" w:rsidRPr="00000000">
                <w:rPr>
                  <w:color w:val="1155cc"/>
                  <w:sz w:val="20"/>
                  <w:szCs w:val="20"/>
                  <w:u w:val="single"/>
                  <w:rtl w:val="0"/>
                </w:rPr>
                <w:t xml:space="preserve">Utility file</w:t>
              </w:r>
            </w:hyperlink>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sz w:val="20"/>
                <w:szCs w:val="20"/>
                <w:u w:val="none"/>
              </w:rPr>
            </w:pPr>
            <w:hyperlink w:anchor="_q2zdy75h39jm">
              <w:r w:rsidDel="00000000" w:rsidR="00000000" w:rsidRPr="00000000">
                <w:rPr>
                  <w:color w:val="1155cc"/>
                  <w:sz w:val="20"/>
                  <w:szCs w:val="20"/>
                  <w:u w:val="single"/>
                  <w:rtl w:val="0"/>
                </w:rPr>
                <w:t xml:space="preserve">Language file</w:t>
              </w:r>
            </w:hyperlink>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Too much information to grasp? Don't worry, we will be explaining each and every point mentioned above, in a short while.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j14lu4uhfjon" w:id="16"/>
      <w:bookmarkEnd w:id="16"/>
      <w:r w:rsidDel="00000000" w:rsidR="00000000" w:rsidRPr="00000000">
        <w:rPr>
          <w:rFonts w:ascii="Arial" w:cs="Arial" w:eastAsia="Arial" w:hAnsi="Arial"/>
          <w:sz w:val="22"/>
          <w:szCs w:val="22"/>
          <w:rtl w:val="0"/>
        </w:rPr>
        <w:t xml:space="preserve">Categorized video lists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Our Home View contains horizontally scrollable lists. Each list makes an API request to  </w:t>
      </w:r>
      <w:hyperlink r:id="rId29">
        <w:r w:rsidDel="00000000" w:rsidR="00000000" w:rsidRPr="00000000">
          <w:rPr>
            <w:color w:val="4184f3"/>
            <w:highlight w:val="white"/>
            <w:rtl w:val="0"/>
          </w:rPr>
          <w:t xml:space="preserve">youtube.videos.list</w:t>
        </w:r>
      </w:hyperlink>
      <w:r w:rsidDel="00000000" w:rsidR="00000000" w:rsidRPr="00000000">
        <w:rPr>
          <w:sz w:val="20"/>
          <w:szCs w:val="20"/>
          <w:rtl w:val="0"/>
        </w:rPr>
        <w:t xml:space="preserve"> and fetches data according to the category specified by 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48000" cy="4552950"/>
            <wp:effectExtent b="0" l="0" r="0" t="0"/>
            <wp:docPr descr="homecreen.png" id="13" name="image26.png"/>
            <a:graphic>
              <a:graphicData uri="http://schemas.openxmlformats.org/drawingml/2006/picture">
                <pic:pic>
                  <pic:nvPicPr>
                    <pic:cNvPr descr="homecreen.png" id="0" name="image26.png"/>
                    <pic:cNvPicPr preferRelativeResize="0"/>
                  </pic:nvPicPr>
                  <pic:blipFill>
                    <a:blip r:embed="rId30"/>
                    <a:srcRect b="0" l="0" r="0" t="0"/>
                    <a:stretch>
                      <a:fillRect/>
                    </a:stretch>
                  </pic:blipFill>
                  <pic:spPr>
                    <a:xfrm>
                      <a:off x="0" y="0"/>
                      <a:ext cx="3048000" cy="4552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Because there are multiple horizontal lists for different categories</w:t>
      </w:r>
      <w:r w:rsidDel="00000000" w:rsidR="00000000" w:rsidRPr="00000000">
        <w:rPr>
          <w:sz w:val="20"/>
          <w:szCs w:val="20"/>
          <w:rtl w:val="0"/>
        </w:rPr>
        <w:t xml:space="preserve">, </w:t>
      </w:r>
      <w:r w:rsidDel="00000000" w:rsidR="00000000" w:rsidRPr="00000000">
        <w:rPr>
          <w:sz w:val="20"/>
          <w:szCs w:val="20"/>
          <w:rtl w:val="0"/>
        </w:rPr>
        <w:t xml:space="preserve">we tried to avoid repeating the same thing again. Instead, we have written two functions in App.js controller to load all the lists in the home view. Before you look into the functions, have a look at the reference and control in App.js which is required to load the contents of the home view. Let’s see how to reuse the views and populate the home view dynamically.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   refs: {</w:t>
        <w:tab/>
      </w:r>
    </w:p>
    <w:p w:rsidR="00000000" w:rsidDel="00000000" w:rsidP="00000000" w:rsidRDefault="00000000" w:rsidRPr="00000000">
      <w:pPr>
        <w:ind w:left="0" w:firstLine="0"/>
        <w:contextualSpacing w:val="0"/>
      </w:pPr>
      <w:r w:rsidDel="00000000" w:rsidR="00000000" w:rsidRPr="00000000">
        <w:rPr>
          <w:sz w:val="20"/>
          <w:szCs w:val="20"/>
          <w:rtl w:val="0"/>
        </w:rPr>
        <w:tab/>
        <w:t xml:space="preserve">// views</w:t>
      </w:r>
    </w:p>
    <w:p w:rsidR="00000000" w:rsidDel="00000000" w:rsidP="00000000" w:rsidRDefault="00000000" w:rsidRPr="00000000">
      <w:pPr>
        <w:ind w:left="0" w:firstLine="0"/>
        <w:contextualSpacing w:val="0"/>
      </w:pPr>
      <w:r w:rsidDel="00000000" w:rsidR="00000000" w:rsidRPr="00000000">
        <w:rPr>
          <w:sz w:val="20"/>
          <w:szCs w:val="20"/>
          <w:rtl w:val="0"/>
        </w:rPr>
        <w:tab/>
        <w:t xml:space="preserve">home: 'home',</w:t>
      </w:r>
    </w:p>
    <w:p w:rsidR="00000000" w:rsidDel="00000000" w:rsidP="00000000" w:rsidRDefault="00000000" w:rsidRPr="00000000">
      <w:pPr>
        <w:ind w:left="0" w:firstLine="0"/>
        <w:contextualSpacing w:val="0"/>
      </w:pPr>
      <w:r w:rsidDel="00000000" w:rsidR="00000000" w:rsidRPr="00000000">
        <w:rPr>
          <w:sz w:val="20"/>
          <w:szCs w:val="20"/>
          <w:rtl w:val="0"/>
        </w:rPr>
        <w:tab/>
        <w:t xml:space="preserve">homeContent: 'container[name="home_content"]',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sz w:val="20"/>
          <w:szCs w:val="20"/>
          <w:rtl w:val="0"/>
        </w:rPr>
        <w:t xml:space="preserve">...</w:t>
      </w:r>
    </w:p>
    <w:p w:rsidR="00000000" w:rsidDel="00000000" w:rsidP="00000000" w:rsidRDefault="00000000" w:rsidRPr="00000000">
      <w:pPr>
        <w:ind w:left="0" w:firstLine="0"/>
        <w:contextualSpacing w:val="0"/>
      </w:pPr>
      <w:r w:rsidDel="00000000" w:rsidR="00000000" w:rsidRPr="00000000">
        <w:rPr>
          <w:sz w:val="20"/>
          <w:szCs w:val="20"/>
          <w:rtl w:val="0"/>
        </w:rPr>
        <w:t xml:space="preserve">},</w:t>
      </w:r>
    </w:p>
    <w:p w:rsidR="00000000" w:rsidDel="00000000" w:rsidP="00000000" w:rsidRDefault="00000000" w:rsidRPr="00000000">
      <w:pPr>
        <w:ind w:left="0" w:firstLine="0"/>
        <w:contextualSpacing w:val="0"/>
      </w:pPr>
      <w:r w:rsidDel="00000000" w:rsidR="00000000" w:rsidRPr="00000000">
        <w:rPr>
          <w:sz w:val="20"/>
          <w:szCs w:val="20"/>
          <w:rtl w:val="0"/>
        </w:rPr>
        <w:t xml:space="preserve">control:{</w:t>
      </w:r>
    </w:p>
    <w:p w:rsidR="00000000" w:rsidDel="00000000" w:rsidP="00000000" w:rsidRDefault="00000000" w:rsidRPr="00000000">
      <w:pPr>
        <w:ind w:left="0" w:firstLine="0"/>
        <w:contextualSpacing w:val="0"/>
      </w:pPr>
      <w:r w:rsidDel="00000000" w:rsidR="00000000" w:rsidRPr="00000000">
        <w:rPr>
          <w:sz w:val="20"/>
          <w:szCs w:val="20"/>
          <w:rtl w:val="0"/>
        </w:rPr>
        <w:tab/>
        <w:t xml:space="preserve">home: {</w:t>
      </w:r>
    </w:p>
    <w:p w:rsidR="00000000" w:rsidDel="00000000" w:rsidP="00000000" w:rsidRDefault="00000000" w:rsidRPr="00000000">
      <w:pPr>
        <w:ind w:left="0" w:firstLine="0"/>
        <w:contextualSpacing w:val="0"/>
      </w:pPr>
      <w:r w:rsidDel="00000000" w:rsidR="00000000" w:rsidRPr="00000000">
        <w:rPr>
          <w:sz w:val="20"/>
          <w:szCs w:val="20"/>
          <w:rtl w:val="0"/>
        </w:rPr>
        <w:t xml:space="preserve">                initialize: 'loadHomePageContent',</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w:t>
      </w:r>
    </w:p>
    <w:p w:rsidR="00000000" w:rsidDel="00000000" w:rsidP="00000000" w:rsidRDefault="00000000" w:rsidRPr="00000000">
      <w:pPr>
        <w:ind w:left="0" w:firstLine="0"/>
        <w:contextualSpacing w:val="0"/>
      </w:pPr>
      <w:r w:rsidDel="00000000" w:rsidR="00000000" w:rsidRPr="00000000">
        <w:rPr>
          <w:sz w:val="20"/>
          <w:szCs w:val="20"/>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Now, let’s load all the feature lists one by one. First we will have a config object ready that will tell us the categories that are to be shown in the Home screen.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   </w:t>
      </w:r>
      <w:r w:rsidDel="00000000" w:rsidR="00000000" w:rsidRPr="00000000">
        <w:rPr>
          <w:color w:val="38761d"/>
          <w:sz w:val="20"/>
          <w:szCs w:val="20"/>
          <w:rtl w:val="0"/>
        </w:rPr>
        <w:t xml:space="preserve">/*</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 Content of a page is loaded on page activate event</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  loadHomePageContent: function() {</w:t>
      </w:r>
    </w:p>
    <w:p w:rsidR="00000000" w:rsidDel="00000000" w:rsidP="00000000" w:rsidRDefault="00000000" w:rsidRPr="00000000">
      <w:pPr>
        <w:ind w:left="0" w:firstLine="0"/>
        <w:contextualSpacing w:val="0"/>
      </w:pPr>
      <w:r w:rsidDel="00000000" w:rsidR="00000000" w:rsidRPr="00000000">
        <w:rPr>
          <w:sz w:val="20"/>
          <w:szCs w:val="20"/>
          <w:rtl w:val="0"/>
        </w:rPr>
        <w:t xml:space="preserve">        var me = this,</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config array to load as many categorised lists as required</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 </w:t>
      </w:r>
      <w:commentRangeStart w:id="6"/>
      <w:commentRangeStart w:id="7"/>
      <w:r w:rsidDel="00000000" w:rsidR="00000000" w:rsidRPr="00000000">
        <w:rPr>
          <w:sz w:val="20"/>
          <w:szCs w:val="20"/>
          <w:rtl w:val="0"/>
        </w:rPr>
        <w:t xml:space="preserve">content </w:t>
      </w:r>
      <w:commentRangeEnd w:id="6"/>
      <w:r w:rsidDel="00000000" w:rsidR="00000000" w:rsidRPr="00000000">
        <w:commentReference w:id="6"/>
      </w:r>
      <w:commentRangeEnd w:id="7"/>
      <w:r w:rsidDel="00000000" w:rsidR="00000000" w:rsidRPr="00000000">
        <w:commentReference w:id="7"/>
      </w: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entertainment: {</w:t>
      </w:r>
    </w:p>
    <w:p w:rsidR="00000000" w:rsidDel="00000000" w:rsidP="00000000" w:rsidRDefault="00000000" w:rsidRPr="00000000">
      <w:pPr>
        <w:ind w:left="0" w:firstLine="0"/>
        <w:contextualSpacing w:val="0"/>
      </w:pPr>
      <w:r w:rsidDel="00000000" w:rsidR="00000000" w:rsidRPr="00000000">
        <w:rPr>
          <w:sz w:val="20"/>
          <w:szCs w:val="20"/>
          <w:rtl w:val="0"/>
        </w:rPr>
        <w:t xml:space="preserve">                    id: 24,</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'Entertainment'</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scitech: {</w:t>
      </w:r>
    </w:p>
    <w:p w:rsidR="00000000" w:rsidDel="00000000" w:rsidP="00000000" w:rsidRDefault="00000000" w:rsidRPr="00000000">
      <w:pPr>
        <w:ind w:left="0" w:firstLine="0"/>
        <w:contextualSpacing w:val="0"/>
      </w:pPr>
      <w:r w:rsidDel="00000000" w:rsidR="00000000" w:rsidRPr="00000000">
        <w:rPr>
          <w:sz w:val="20"/>
          <w:szCs w:val="20"/>
          <w:rtl w:val="0"/>
        </w:rPr>
        <w:t xml:space="preserve">                    id: 28,</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'Science &amp; Technology'</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news: {</w:t>
      </w:r>
    </w:p>
    <w:p w:rsidR="00000000" w:rsidDel="00000000" w:rsidP="00000000" w:rsidRDefault="00000000" w:rsidRPr="00000000">
      <w:pPr>
        <w:ind w:left="0" w:firstLine="0"/>
        <w:contextualSpacing w:val="0"/>
      </w:pPr>
      <w:r w:rsidDel="00000000" w:rsidR="00000000" w:rsidRPr="00000000">
        <w:rPr>
          <w:sz w:val="20"/>
          <w:szCs w:val="20"/>
          <w:rtl w:val="0"/>
        </w:rPr>
        <w:t xml:space="preserve">                    id: 25,</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'News'</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sports: {</w:t>
      </w:r>
    </w:p>
    <w:p w:rsidR="00000000" w:rsidDel="00000000" w:rsidP="00000000" w:rsidRDefault="00000000" w:rsidRPr="00000000">
      <w:pPr>
        <w:ind w:left="0" w:firstLine="0"/>
        <w:contextualSpacing w:val="0"/>
      </w:pPr>
      <w:r w:rsidDel="00000000" w:rsidR="00000000" w:rsidRPr="00000000">
        <w:rPr>
          <w:sz w:val="20"/>
          <w:szCs w:val="20"/>
          <w:rtl w:val="0"/>
        </w:rPr>
        <w:t xml:space="preserve">                    id: 17,</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'Sports'</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gaming: {</w:t>
      </w:r>
    </w:p>
    <w:p w:rsidR="00000000" w:rsidDel="00000000" w:rsidP="00000000" w:rsidRDefault="00000000" w:rsidRPr="00000000">
      <w:pPr>
        <w:ind w:left="0" w:firstLine="0"/>
        <w:contextualSpacing w:val="0"/>
      </w:pPr>
      <w:r w:rsidDel="00000000" w:rsidR="00000000" w:rsidRPr="00000000">
        <w:rPr>
          <w:sz w:val="20"/>
          <w:szCs w:val="20"/>
          <w:rtl w:val="0"/>
        </w:rPr>
        <w:t xml:space="preserve">                    id: 20,</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'Gaming'</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music: {</w:t>
      </w:r>
    </w:p>
    <w:p w:rsidR="00000000" w:rsidDel="00000000" w:rsidP="00000000" w:rsidRDefault="00000000" w:rsidRPr="00000000">
      <w:pPr>
        <w:ind w:left="0" w:firstLine="0"/>
        <w:contextualSpacing w:val="0"/>
      </w:pPr>
      <w:r w:rsidDel="00000000" w:rsidR="00000000" w:rsidRPr="00000000">
        <w:rPr>
          <w:sz w:val="20"/>
          <w:szCs w:val="20"/>
          <w:rtl w:val="0"/>
        </w:rPr>
        <w:t xml:space="preserve">                    id: 10,</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'Music'</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trailors: {</w:t>
      </w:r>
    </w:p>
    <w:p w:rsidR="00000000" w:rsidDel="00000000" w:rsidP="00000000" w:rsidRDefault="00000000" w:rsidRPr="00000000">
      <w:pPr>
        <w:ind w:left="0" w:firstLine="0"/>
        <w:contextualSpacing w:val="0"/>
      </w:pPr>
      <w:r w:rsidDel="00000000" w:rsidR="00000000" w:rsidRPr="00000000">
        <w:rPr>
          <w:sz w:val="20"/>
          <w:szCs w:val="20"/>
          <w:rtl w:val="0"/>
        </w:rPr>
        <w:t xml:space="preserve">                    id: 44,</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'Trailors'</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petsAndAnimals: {</w:t>
      </w:r>
    </w:p>
    <w:p w:rsidR="00000000" w:rsidDel="00000000" w:rsidP="00000000" w:rsidRDefault="00000000" w:rsidRPr="00000000">
      <w:pPr>
        <w:ind w:left="0" w:firstLine="0"/>
        <w:contextualSpacing w:val="0"/>
      </w:pPr>
      <w:r w:rsidDel="00000000" w:rsidR="00000000" w:rsidRPr="00000000">
        <w:rPr>
          <w:sz w:val="20"/>
          <w:szCs w:val="20"/>
          <w:rtl w:val="0"/>
        </w:rPr>
        <w:t xml:space="preserve">                    id: 15,</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'Pets &amp; Animals'</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travelandEvents: {</w:t>
      </w:r>
    </w:p>
    <w:p w:rsidR="00000000" w:rsidDel="00000000" w:rsidP="00000000" w:rsidRDefault="00000000" w:rsidRPr="00000000">
      <w:pPr>
        <w:ind w:left="0" w:firstLine="0"/>
        <w:contextualSpacing w:val="0"/>
      </w:pPr>
      <w:r w:rsidDel="00000000" w:rsidR="00000000" w:rsidRPr="00000000">
        <w:rPr>
          <w:sz w:val="20"/>
          <w:szCs w:val="20"/>
          <w:rtl w:val="0"/>
        </w:rPr>
        <w:t xml:space="preserve">                    id: 19,</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'Travel &amp; Events'</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filmAndAnimation: {</w:t>
      </w:r>
    </w:p>
    <w:p w:rsidR="00000000" w:rsidDel="00000000" w:rsidP="00000000" w:rsidRDefault="00000000" w:rsidRPr="00000000">
      <w:pPr>
        <w:ind w:left="0" w:firstLine="0"/>
        <w:contextualSpacing w:val="0"/>
      </w:pPr>
      <w:r w:rsidDel="00000000" w:rsidR="00000000" w:rsidRPr="00000000">
        <w:rPr>
          <w:sz w:val="20"/>
          <w:szCs w:val="20"/>
          <w:rtl w:val="0"/>
        </w:rPr>
        <w:t xml:space="preserve">                    id: 1,</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'Film &amp; Animation'</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autosAndVehicles: {</w:t>
      </w:r>
    </w:p>
    <w:p w:rsidR="00000000" w:rsidDel="00000000" w:rsidP="00000000" w:rsidRDefault="00000000" w:rsidRPr="00000000">
      <w:pPr>
        <w:ind w:left="0" w:firstLine="0"/>
        <w:contextualSpacing w:val="0"/>
      </w:pPr>
      <w:r w:rsidDel="00000000" w:rsidR="00000000" w:rsidRPr="00000000">
        <w:rPr>
          <w:sz w:val="20"/>
          <w:szCs w:val="20"/>
          <w:rtl w:val="0"/>
        </w:rPr>
        <w:t xml:space="preserve">                    id: 2,</w:t>
      </w:r>
    </w:p>
    <w:p w:rsidR="00000000" w:rsidDel="00000000" w:rsidP="00000000" w:rsidRDefault="00000000" w:rsidRPr="00000000">
      <w:pPr>
        <w:ind w:left="0" w:firstLine="0"/>
        <w:contextualSpacing w:val="0"/>
      </w:pPr>
      <w:r w:rsidDel="00000000" w:rsidR="00000000" w:rsidRPr="00000000">
        <w:rPr>
          <w:sz w:val="20"/>
          <w:szCs w:val="20"/>
          <w:rtl w:val="0"/>
        </w:rPr>
        <w:t xml:space="preserve">                    label: 'Autos &amp; Vehicles'</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listContainer,</w:t>
      </w:r>
    </w:p>
    <w:p w:rsidR="00000000" w:rsidDel="00000000" w:rsidP="00000000" w:rsidRDefault="00000000" w:rsidRPr="00000000">
      <w:pPr>
        <w:ind w:left="0" w:firstLine="0"/>
        <w:contextualSpacing w:val="0"/>
      </w:pPr>
      <w:r w:rsidDel="00000000" w:rsidR="00000000" w:rsidRPr="00000000">
        <w:rPr>
          <w:sz w:val="20"/>
          <w:szCs w:val="20"/>
          <w:rtl w:val="0"/>
        </w:rPr>
        <w:t xml:space="preserve">            list,</w:t>
      </w:r>
    </w:p>
    <w:p w:rsidR="00000000" w:rsidDel="00000000" w:rsidP="00000000" w:rsidRDefault="00000000" w:rsidRPr="00000000">
      <w:pPr>
        <w:ind w:left="0" w:firstLine="0"/>
        <w:contextualSpacing w:val="0"/>
      </w:pPr>
      <w:r w:rsidDel="00000000" w:rsidR="00000000" w:rsidRPr="00000000">
        <w:rPr>
          <w:sz w:val="20"/>
          <w:szCs w:val="20"/>
          <w:rtl w:val="0"/>
        </w:rPr>
        <w:t xml:space="preserve">            videoOptions,</w:t>
      </w:r>
    </w:p>
    <w:p w:rsidR="00000000" w:rsidDel="00000000" w:rsidP="00000000" w:rsidRDefault="00000000" w:rsidRPr="00000000">
      <w:pPr>
        <w:ind w:left="0" w:firstLine="0"/>
        <w:contextualSpacing w:val="0"/>
      </w:pPr>
      <w:r w:rsidDel="00000000" w:rsidR="00000000" w:rsidRPr="00000000">
        <w:rPr>
          <w:sz w:val="20"/>
          <w:szCs w:val="20"/>
          <w:rtl w:val="0"/>
        </w:rPr>
        <w:t xml:space="preserve">            homeContent = me.getHomeContent(),</w:t>
      </w:r>
    </w:p>
    <w:p w:rsidR="00000000" w:rsidDel="00000000" w:rsidP="00000000" w:rsidRDefault="00000000" w:rsidRPr="00000000">
      <w:pPr>
        <w:ind w:left="0" w:firstLine="0"/>
        <w:contextualSpacing w:val="0"/>
      </w:pPr>
      <w:r w:rsidDel="00000000" w:rsidR="00000000" w:rsidRPr="00000000">
        <w:rPr>
          <w:sz w:val="20"/>
          <w:szCs w:val="20"/>
          <w:rtl w:val="0"/>
        </w:rPr>
        <w:t xml:space="preserve">            home = me.getHome();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 Loads all the lists input params are categoryId and the list </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 for (var item in content) {</w:t>
      </w:r>
    </w:p>
    <w:p w:rsidR="00000000" w:rsidDel="00000000" w:rsidP="00000000" w:rsidRDefault="00000000" w:rsidRPr="00000000">
      <w:pPr>
        <w:ind w:left="0" w:firstLine="0"/>
        <w:contextualSpacing w:val="0"/>
      </w:pPr>
      <w:r w:rsidDel="00000000" w:rsidR="00000000" w:rsidRPr="00000000">
        <w:rPr>
          <w:sz w:val="20"/>
          <w:szCs w:val="20"/>
          <w:rtl w:val="0"/>
        </w:rPr>
        <w:t xml:space="preserve">            var category = content[item];</w:t>
      </w:r>
    </w:p>
    <w:p w:rsidR="00000000" w:rsidDel="00000000" w:rsidP="00000000" w:rsidRDefault="00000000" w:rsidRPr="00000000">
      <w:pPr>
        <w:ind w:left="0" w:firstLine="0"/>
        <w:contextualSpacing w:val="0"/>
      </w:pPr>
      <w:r w:rsidDel="00000000" w:rsidR="00000000" w:rsidRPr="00000000">
        <w:rPr>
          <w:sz w:val="20"/>
          <w:szCs w:val="20"/>
          <w:rtl w:val="0"/>
        </w:rPr>
        <w:t xml:space="preserve">            listContainer = Ext.create('BoomBoom.view.ListContainer');</w:t>
      </w:r>
    </w:p>
    <w:p w:rsidR="00000000" w:rsidDel="00000000" w:rsidP="00000000" w:rsidRDefault="00000000" w:rsidRPr="00000000">
      <w:pPr>
        <w:ind w:left="0" w:firstLine="0"/>
        <w:contextualSpacing w:val="0"/>
      </w:pPr>
      <w:r w:rsidDel="00000000" w:rsidR="00000000" w:rsidRPr="00000000">
        <w:rPr>
          <w:sz w:val="20"/>
          <w:szCs w:val="20"/>
          <w:rtl w:val="0"/>
        </w:rPr>
        <w:t xml:space="preserve">            list = Ext.create('BoomBoom.view.FeaturedList');</w:t>
      </w:r>
    </w:p>
    <w:p w:rsidR="00000000" w:rsidDel="00000000" w:rsidP="00000000" w:rsidRDefault="00000000" w:rsidRPr="00000000">
      <w:pPr>
        <w:ind w:left="0" w:firstLine="0"/>
        <w:contextualSpacing w:val="0"/>
      </w:pPr>
      <w:r w:rsidDel="00000000" w:rsidR="00000000" w:rsidRPr="00000000">
        <w:rPr>
          <w:color w:val="38761d"/>
          <w:sz w:val="20"/>
          <w:szCs w:val="20"/>
          <w:rtl w:val="0"/>
        </w:rPr>
        <w:tab/>
        <w:t xml:space="preserve">// assigning lists parent as home view</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list.config.parentPanel = home;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            me.loadFeaturedLists(category.id, list);</w:t>
      </w:r>
    </w:p>
    <w:p w:rsidR="00000000" w:rsidDel="00000000" w:rsidP="00000000" w:rsidRDefault="00000000" w:rsidRPr="00000000">
      <w:pPr>
        <w:ind w:left="0" w:firstLine="0"/>
        <w:contextualSpacing w:val="0"/>
      </w:pPr>
      <w:r w:rsidDel="00000000" w:rsidR="00000000" w:rsidRPr="00000000">
        <w:rPr>
          <w:sz w:val="20"/>
          <w:szCs w:val="20"/>
          <w:rtl w:val="0"/>
        </w:rPr>
        <w:t xml:space="preserve">            listContainer.add(list);</w:t>
      </w:r>
    </w:p>
    <w:p w:rsidR="00000000" w:rsidDel="00000000" w:rsidP="00000000" w:rsidRDefault="00000000" w:rsidRPr="00000000">
      <w:pPr>
        <w:ind w:left="0" w:firstLine="0"/>
        <w:contextualSpacing w:val="0"/>
      </w:pPr>
      <w:r w:rsidDel="00000000" w:rsidR="00000000" w:rsidRPr="00000000">
        <w:rPr>
          <w:color w:val="38761d"/>
          <w:sz w:val="20"/>
          <w:szCs w:val="20"/>
          <w:rtl w:val="0"/>
        </w:rPr>
        <w:tab/>
        <w:t xml:space="preserve">// setting label in the listContainer view</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  listContainer.getItems().items[0].setData(category);</w:t>
      </w:r>
    </w:p>
    <w:p w:rsidR="00000000" w:rsidDel="00000000" w:rsidP="00000000" w:rsidRDefault="00000000" w:rsidRPr="00000000">
      <w:pPr>
        <w:ind w:left="0" w:firstLine="0"/>
        <w:contextualSpacing w:val="0"/>
      </w:pPr>
      <w:r w:rsidDel="00000000" w:rsidR="00000000" w:rsidRPr="00000000">
        <w:rPr>
          <w:sz w:val="20"/>
          <w:szCs w:val="20"/>
          <w:rtl w:val="0"/>
        </w:rPr>
        <w:t xml:space="preserve">            homeContent.add(listContainer);</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 Loads different featured list based on parameters</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 </w:t>
      </w:r>
      <w:commentRangeStart w:id="8"/>
      <w:r w:rsidDel="00000000" w:rsidR="00000000" w:rsidRPr="00000000">
        <w:rPr>
          <w:sz w:val="20"/>
          <w:szCs w:val="20"/>
          <w:rtl w:val="0"/>
        </w:rPr>
        <w:t xml:space="preserve">loadFeaturedLists</w:t>
      </w:r>
      <w:commentRangeEnd w:id="8"/>
      <w:r w:rsidDel="00000000" w:rsidR="00000000" w:rsidRPr="00000000">
        <w:commentReference w:id="8"/>
      </w:r>
      <w:r w:rsidDel="00000000" w:rsidR="00000000" w:rsidRPr="00000000">
        <w:rPr>
          <w:sz w:val="20"/>
          <w:szCs w:val="20"/>
          <w:rtl w:val="0"/>
        </w:rPr>
        <w:t xml:space="preserve">: function(categoryId, list) {</w:t>
      </w:r>
    </w:p>
    <w:p w:rsidR="00000000" w:rsidDel="00000000" w:rsidP="00000000" w:rsidRDefault="00000000" w:rsidRPr="00000000">
      <w:pPr>
        <w:ind w:left="0" w:firstLine="0"/>
        <w:contextualSpacing w:val="0"/>
      </w:pPr>
      <w:r w:rsidDel="00000000" w:rsidR="00000000" w:rsidRPr="00000000">
        <w:rPr>
          <w:sz w:val="20"/>
          <w:szCs w:val="20"/>
          <w:rtl w:val="0"/>
        </w:rPr>
        <w:t xml:space="preserve">        var me = this;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        Ext.Ajax.request({</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 api url</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 url: me.util.api.videoUrl,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            method: 'GET',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 To support cross-origin requests</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   useDefaultXhrHeader: false,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 Passing Parameters</w:t>
      </w:r>
    </w:p>
    <w:p w:rsidR="00000000" w:rsidDel="00000000" w:rsidP="00000000" w:rsidRDefault="00000000" w:rsidRPr="00000000">
      <w:pPr>
        <w:ind w:left="0" w:firstLine="0"/>
        <w:contextualSpacing w:val="0"/>
      </w:pPr>
      <w:r w:rsidDel="00000000" w:rsidR="00000000" w:rsidRPr="00000000">
        <w:rPr>
          <w:color w:val="38761d"/>
          <w:sz w:val="20"/>
          <w:szCs w:val="20"/>
          <w:rtl w:val="0"/>
        </w:rPr>
        <w:t xml:space="preserve">            </w:t>
      </w:r>
      <w:r w:rsidDel="00000000" w:rsidR="00000000" w:rsidRPr="00000000">
        <w:rPr>
          <w:sz w:val="20"/>
          <w:szCs w:val="20"/>
          <w:rtl w:val="0"/>
        </w:rPr>
        <w:t xml:space="preserve">params: {</w:t>
      </w:r>
    </w:p>
    <w:p w:rsidR="00000000" w:rsidDel="00000000" w:rsidP="00000000" w:rsidRDefault="00000000" w:rsidRPr="00000000">
      <w:pPr>
        <w:ind w:left="0" w:firstLine="0"/>
        <w:contextualSpacing w:val="0"/>
      </w:pPr>
      <w:r w:rsidDel="00000000" w:rsidR="00000000" w:rsidRPr="00000000">
        <w:rPr>
          <w:sz w:val="20"/>
          <w:szCs w:val="20"/>
          <w:rtl w:val="0"/>
        </w:rPr>
        <w:t xml:space="preserve">                part: 'id,snippet,contentDetails,player',</w:t>
      </w:r>
    </w:p>
    <w:p w:rsidR="00000000" w:rsidDel="00000000" w:rsidP="00000000" w:rsidRDefault="00000000" w:rsidRPr="00000000">
      <w:pPr>
        <w:ind w:left="0" w:firstLine="0"/>
        <w:contextualSpacing w:val="0"/>
      </w:pPr>
      <w:r w:rsidDel="00000000" w:rsidR="00000000" w:rsidRPr="00000000">
        <w:rPr>
          <w:sz w:val="20"/>
          <w:szCs w:val="20"/>
          <w:rtl w:val="0"/>
        </w:rPr>
        <w:t xml:space="preserve">                chart: 'mostPopular',</w:t>
      </w:r>
    </w:p>
    <w:p w:rsidR="00000000" w:rsidDel="00000000" w:rsidP="00000000" w:rsidRDefault="00000000" w:rsidRPr="00000000">
      <w:pPr>
        <w:ind w:left="0" w:firstLine="0"/>
        <w:contextualSpacing w:val="0"/>
      </w:pPr>
      <w:r w:rsidDel="00000000" w:rsidR="00000000" w:rsidRPr="00000000">
        <w:rPr>
          <w:sz w:val="20"/>
          <w:szCs w:val="20"/>
          <w:rtl w:val="0"/>
        </w:rPr>
        <w:t xml:space="preserve">                videoCategoryId: categoryId,</w:t>
      </w:r>
    </w:p>
    <w:p w:rsidR="00000000" w:rsidDel="00000000" w:rsidP="00000000" w:rsidRDefault="00000000" w:rsidRPr="00000000">
      <w:pPr>
        <w:ind w:left="0" w:firstLine="0"/>
        <w:contextualSpacing w:val="0"/>
      </w:pPr>
      <w:r w:rsidDel="00000000" w:rsidR="00000000" w:rsidRPr="00000000">
        <w:rPr>
          <w:sz w:val="20"/>
          <w:szCs w:val="20"/>
          <w:rtl w:val="0"/>
        </w:rPr>
        <w:t xml:space="preserve">                maxResults: 10,</w:t>
      </w:r>
    </w:p>
    <w:p w:rsidR="00000000" w:rsidDel="00000000" w:rsidP="00000000" w:rsidRDefault="00000000" w:rsidRPr="00000000">
      <w:pPr>
        <w:ind w:left="0" w:firstLine="0"/>
        <w:contextualSpacing w:val="0"/>
      </w:pPr>
      <w:r w:rsidDel="00000000" w:rsidR="00000000" w:rsidRPr="00000000">
        <w:rPr>
          <w:sz w:val="20"/>
          <w:szCs w:val="20"/>
          <w:rtl w:val="0"/>
        </w:rPr>
        <w:t xml:space="preserve">                key: me.util.api.key</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            success: function(response, request) {</w:t>
      </w:r>
    </w:p>
    <w:p w:rsidR="00000000" w:rsidDel="00000000" w:rsidP="00000000" w:rsidRDefault="00000000" w:rsidRPr="00000000">
      <w:pPr>
        <w:ind w:left="0" w:firstLine="0"/>
        <w:contextualSpacing w:val="0"/>
      </w:pPr>
      <w:r w:rsidDel="00000000" w:rsidR="00000000" w:rsidRPr="00000000">
        <w:rPr>
          <w:sz w:val="20"/>
          <w:szCs w:val="20"/>
          <w:rtl w:val="0"/>
        </w:rPr>
        <w:t xml:space="preserve">                var data = Ext.decode(response.responseText),</w:t>
      </w:r>
    </w:p>
    <w:p w:rsidR="00000000" w:rsidDel="00000000" w:rsidP="00000000" w:rsidRDefault="00000000" w:rsidRPr="00000000">
      <w:pPr>
        <w:ind w:left="0" w:firstLine="0"/>
        <w:contextualSpacing w:val="0"/>
      </w:pPr>
      <w:r w:rsidDel="00000000" w:rsidR="00000000" w:rsidRPr="00000000">
        <w:rPr>
          <w:sz w:val="20"/>
          <w:szCs w:val="20"/>
          <w:rtl w:val="0"/>
        </w:rPr>
        <w:t xml:space="preserve">                    videostore = Ext.create('BoomBoom.store.Videos');</w:t>
      </w:r>
    </w:p>
    <w:p w:rsidR="00000000" w:rsidDel="00000000" w:rsidP="00000000" w:rsidRDefault="00000000" w:rsidRPr="00000000">
      <w:pPr>
        <w:ind w:left="0" w:firstLine="0"/>
        <w:contextualSpacing w:val="0"/>
      </w:pPr>
      <w:r w:rsidDel="00000000" w:rsidR="00000000" w:rsidRPr="00000000">
        <w:rPr>
          <w:sz w:val="20"/>
          <w:szCs w:val="20"/>
          <w:rtl w:val="0"/>
        </w:rPr>
        <w:t xml:space="preserve">                videostore.setData(data.items);</w:t>
      </w:r>
    </w:p>
    <w:p w:rsidR="00000000" w:rsidDel="00000000" w:rsidP="00000000" w:rsidRDefault="00000000" w:rsidRPr="00000000">
      <w:pPr>
        <w:ind w:left="0" w:firstLine="0"/>
        <w:contextualSpacing w:val="0"/>
      </w:pPr>
      <w:r w:rsidDel="00000000" w:rsidR="00000000" w:rsidRPr="00000000">
        <w:rPr>
          <w:sz w:val="20"/>
          <w:szCs w:val="20"/>
          <w:rtl w:val="0"/>
        </w:rPr>
        <w:t xml:space="preserve">                list.setStore(videostore);</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            failure: function(response, request) {</w:t>
      </w:r>
    </w:p>
    <w:p w:rsidR="00000000" w:rsidDel="00000000" w:rsidP="00000000" w:rsidRDefault="00000000" w:rsidRPr="00000000">
      <w:pPr>
        <w:ind w:left="0" w:firstLine="0"/>
        <w:contextualSpacing w:val="0"/>
      </w:pPr>
      <w:r w:rsidDel="00000000" w:rsidR="00000000" w:rsidRPr="00000000">
        <w:rPr>
          <w:sz w:val="20"/>
          <w:szCs w:val="20"/>
          <w:rtl w:val="0"/>
        </w:rPr>
        <w:t xml:space="preserve">                me.util.failedRequest(response.statusText);</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rPr>
          <w:del w:author="Swarnendu De" w:id="0" w:date="2015-02-02T20:00:14Z"/>
        </w:rPr>
      </w:pPr>
      <w:del w:author="Swarnendu De" w:id="0" w:date="2015-02-02T20:00:14Z">
        <w:commentRangeStart w:id="9"/>
        <w:r w:rsidDel="00000000" w:rsidR="00000000" w:rsidRPr="00000000">
          <w:rPr>
            <w:sz w:val="20"/>
            <w:szCs w:val="20"/>
            <w:rtl w:val="0"/>
          </w:rPr>
          <w:delText xml:space="preserve">We have already discussed ajax call in API section; here we will focus on what it does on success or failure of API request. On success, we decode the response text then create an instance of the Store ‘Videos’. Now that instance is filled with the decoded response text and finally that instance is set as the store for the list in action. On failure, we have called an utility function  ‘failedRequest()’ in Util.js with parameter as the status text of the response object received. Here is the function,</w:delText>
        </w:r>
      </w:del>
    </w:p>
    <w:p w:rsidR="00000000" w:rsidDel="00000000" w:rsidP="00000000" w:rsidRDefault="00000000" w:rsidRPr="00000000">
      <w:pPr>
        <w:ind w:left="0" w:firstLine="0"/>
        <w:contextualSpacing w:val="0"/>
      </w:pPr>
      <w:commentRangeEnd w:id="9"/>
      <w:r w:rsidDel="00000000" w:rsidR="00000000" w:rsidRPr="00000000">
        <w:commentReference w:id="9"/>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failedRequest: function(errorText) {</w:t>
      </w:r>
    </w:p>
    <w:p w:rsidR="00000000" w:rsidDel="00000000" w:rsidP="00000000" w:rsidRDefault="00000000" w:rsidRPr="00000000">
      <w:pPr>
        <w:ind w:left="0" w:firstLine="0"/>
        <w:contextualSpacing w:val="0"/>
      </w:pPr>
      <w:r w:rsidDel="00000000" w:rsidR="00000000" w:rsidRPr="00000000">
        <w:rPr>
          <w:sz w:val="20"/>
          <w:szCs w:val="20"/>
          <w:rtl w:val="0"/>
        </w:rPr>
        <w:t xml:space="preserve">        var error = errorText || 'Connection Error';</w:t>
      </w:r>
    </w:p>
    <w:p w:rsidR="00000000" w:rsidDel="00000000" w:rsidP="00000000" w:rsidRDefault="00000000" w:rsidRPr="00000000">
      <w:pPr>
        <w:ind w:left="0" w:firstLine="0"/>
        <w:contextualSpacing w:val="0"/>
      </w:pPr>
      <w:r w:rsidDel="00000000" w:rsidR="00000000" w:rsidRPr="00000000">
        <w:rPr>
          <w:sz w:val="20"/>
          <w:szCs w:val="20"/>
          <w:rtl w:val="0"/>
        </w:rPr>
        <w:t xml:space="preserve">        Ext.Msg.alert('Error', error, Ext.emptyFn);</w:t>
      </w:r>
    </w:p>
    <w:p w:rsidR="00000000" w:rsidDel="00000000" w:rsidP="00000000" w:rsidRDefault="00000000" w:rsidRPr="00000000">
      <w:pPr>
        <w:ind w:left="0" w:firstLine="0"/>
        <w:contextualSpacing w:val="0"/>
      </w:pPr>
      <w:r w:rsidDel="00000000" w:rsidR="00000000" w:rsidRPr="00000000">
        <w:rPr>
          <w:sz w:val="20"/>
          <w:szCs w:val="20"/>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The above function gives a message alert when invoked. It alerts the user about why the API request failed.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This is all to understand how to load categorized lists better. Next,we will discuss about our ‘Instant Video Search’.</w:t>
      </w:r>
    </w:p>
    <w:p w:rsidR="00000000" w:rsidDel="00000000" w:rsidP="00000000" w:rsidRDefault="00000000" w:rsidRPr="00000000">
      <w:pPr>
        <w:pStyle w:val="Heading2"/>
        <w:contextualSpacing w:val="0"/>
      </w:pPr>
      <w:bookmarkStart w:colFirst="0" w:colLast="0" w:name="_xxsuk8w4uv2q" w:id="17"/>
      <w:bookmarkEnd w:id="17"/>
      <w:r w:rsidDel="00000000" w:rsidR="00000000" w:rsidRPr="00000000">
        <w:rPr>
          <w:rFonts w:ascii="Arial" w:cs="Arial" w:eastAsia="Arial" w:hAnsi="Arial"/>
          <w:sz w:val="22"/>
          <w:szCs w:val="22"/>
          <w:rtl w:val="0"/>
        </w:rPr>
        <w:t xml:space="preserve">Instant video search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One of the objectives of our app is to search </w:t>
      </w:r>
      <w:r w:rsidDel="00000000" w:rsidR="00000000" w:rsidRPr="00000000">
        <w:rPr>
          <w:sz w:val="20"/>
          <w:szCs w:val="20"/>
          <w:rtl w:val="0"/>
        </w:rPr>
        <w:t xml:space="preserve">Youtube </w:t>
      </w:r>
      <w:r w:rsidDel="00000000" w:rsidR="00000000" w:rsidRPr="00000000">
        <w:rPr>
          <w:sz w:val="20"/>
          <w:szCs w:val="20"/>
          <w:rtl w:val="0"/>
        </w:rPr>
        <w:t xml:space="preserve">video</w:t>
      </w:r>
      <w:r w:rsidDel="00000000" w:rsidR="00000000" w:rsidRPr="00000000">
        <w:rPr>
          <w:sz w:val="20"/>
          <w:szCs w:val="20"/>
          <w:rtl w:val="0"/>
        </w:rPr>
        <w:t xml:space="preserve">s</w:t>
      </w:r>
      <w:r w:rsidDel="00000000" w:rsidR="00000000" w:rsidRPr="00000000">
        <w:rPr>
          <w:sz w:val="20"/>
          <w:szCs w:val="20"/>
          <w:rtl w:val="0"/>
        </w:rPr>
        <w:t xml:space="preserve">. Users can search a particular video by typing its title or the artist name</w:t>
      </w:r>
      <w:r w:rsidDel="00000000" w:rsidR="00000000" w:rsidRPr="00000000">
        <w:rPr>
          <w:sz w:val="20"/>
          <w:szCs w:val="20"/>
          <w:rtl w:val="0"/>
        </w:rPr>
        <w:t xml:space="preserve"> or any</w:t>
      </w:r>
      <w:r w:rsidDel="00000000" w:rsidR="00000000" w:rsidRPr="00000000">
        <w:rPr>
          <w:sz w:val="20"/>
          <w:szCs w:val="20"/>
          <w:rtl w:val="0"/>
        </w:rPr>
        <w:t xml:space="preserve"> relevant query in the search field. Related videos will automatically appear in the </w:t>
      </w:r>
      <w:r w:rsidDel="00000000" w:rsidR="00000000" w:rsidRPr="00000000">
        <w:rPr>
          <w:sz w:val="20"/>
          <w:szCs w:val="20"/>
          <w:rtl w:val="0"/>
        </w:rPr>
        <w:t xml:space="preserve">result. This is how the results look in the original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57525" cy="4581525"/>
            <wp:effectExtent b="0" l="0" r="0" t="0"/>
            <wp:docPr descr="search.png" id="23" name="image44.png"/>
            <a:graphic>
              <a:graphicData uri="http://schemas.openxmlformats.org/drawingml/2006/picture">
                <pic:pic>
                  <pic:nvPicPr>
                    <pic:cNvPr descr="search.png" id="0" name="image44.png"/>
                    <pic:cNvPicPr preferRelativeResize="0"/>
                  </pic:nvPicPr>
                  <pic:blipFill>
                    <a:blip r:embed="rId31"/>
                    <a:srcRect b="0" l="0" r="0" t="0"/>
                    <a:stretch>
                      <a:fillRect/>
                    </a:stretch>
                  </pic:blipFill>
                  <pic:spPr>
                    <a:xfrm>
                      <a:off x="0" y="0"/>
                      <a:ext cx="3057525" cy="458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del w:author="Swarnendu De" w:id="1" w:date="2015-02-02T20:09:15Z"/>
        </w:rPr>
      </w:pPr>
      <w:del w:author="Swarnendu De" w:id="1" w:date="2015-02-02T20:09:15Z">
        <w:commentRangeStart w:id="10"/>
        <w:r w:rsidDel="00000000" w:rsidR="00000000" w:rsidRPr="00000000">
          <w:rPr>
            <w:sz w:val="20"/>
            <w:szCs w:val="20"/>
            <w:rtl w:val="0"/>
          </w:rPr>
          <w:delText xml:space="preserve">All the events of ‘searchList’ view will be controlled by the ‘App.js’ controller and all the searched videos will be stored in the store ‘SearchListVideos’.</w:delText>
        </w:r>
      </w:del>
    </w:p>
    <w:p w:rsidR="00000000" w:rsidDel="00000000" w:rsidP="00000000" w:rsidRDefault="00000000" w:rsidRPr="00000000">
      <w:pPr>
        <w:contextualSpacing w:val="0"/>
      </w:pPr>
      <w:commentRangeEnd w:id="10"/>
      <w:r w:rsidDel="00000000" w:rsidR="00000000" w:rsidRPr="00000000">
        <w:commentReference w:id="10"/>
      </w:r>
      <w:r w:rsidDel="00000000" w:rsidR="00000000" w:rsidRPr="00000000">
        <w:rPr>
          <w:rtl w:val="0"/>
        </w:rPr>
      </w:r>
    </w:p>
    <w:p w:rsidR="00000000" w:rsidDel="00000000" w:rsidP="00000000" w:rsidRDefault="00000000" w:rsidRPr="00000000">
      <w:pPr>
        <w:contextualSpacing w:val="0"/>
        <w:rPr>
          <w:del w:author="Swarnendu De" w:id="2" w:date="2015-02-02T20:10:22Z"/>
        </w:rPr>
      </w:pPr>
      <w:del w:author="Swarnendu De" w:id="2" w:date="2015-02-02T20:10:22Z">
        <w:commentRangeStart w:id="11"/>
        <w:r w:rsidDel="00000000" w:rsidR="00000000" w:rsidRPr="00000000">
          <w:rPr>
            <w:sz w:val="20"/>
            <w:szCs w:val="20"/>
            <w:rtl w:val="0"/>
          </w:rPr>
          <w:delText xml:space="preserve">Here are some important functions used in ‘SearchList’ controller:</w:delText>
        </w:r>
      </w:del>
    </w:p>
    <w:p w:rsidR="00000000" w:rsidDel="00000000" w:rsidP="00000000" w:rsidRDefault="00000000" w:rsidRPr="00000000">
      <w:pPr>
        <w:contextualSpacing w:val="0"/>
      </w:pPr>
      <w:commentRangeEnd w:id="11"/>
      <w:r w:rsidDel="00000000" w:rsidR="00000000" w:rsidRPr="00000000">
        <w:commentReference w:id="11"/>
      </w:r>
      <w:r w:rsidDel="00000000" w:rsidR="00000000" w:rsidRPr="00000000">
        <w:rPr>
          <w:rtl w:val="0"/>
        </w:rPr>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w:t>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 * delay 1 second before showing search results</w:t>
      </w:r>
    </w:p>
    <w:p w:rsidR="00000000" w:rsidDel="00000000" w:rsidP="00000000" w:rsidRDefault="00000000" w:rsidRPr="00000000">
      <w:pPr>
        <w:spacing w:line="240" w:lineRule="auto"/>
        <w:contextualSpacing w:val="0"/>
      </w:pPr>
      <w:r w:rsidDel="00000000" w:rsidR="00000000" w:rsidRPr="00000000">
        <w:rPr>
          <w:color w:val="38761d"/>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9900ff"/>
          <w:sz w:val="20"/>
          <w:szCs w:val="20"/>
          <w:shd w:fill="fefefe" w:val="clear"/>
          <w:rtl w:val="0"/>
        </w:rPr>
        <w:t xml:space="preserve">delaySearchResult</w:t>
      </w: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0b5394"/>
          <w:sz w:val="20"/>
          <w:szCs w:val="20"/>
          <w:shd w:fill="fefefe" w:val="clear"/>
          <w:rtl w:val="0"/>
        </w:rPr>
        <w:t xml:space="preserve">function</w:t>
      </w:r>
      <w:r w:rsidDel="00000000" w:rsidR="00000000" w:rsidRPr="00000000">
        <w:rPr>
          <w:rFonts w:ascii="Courier New" w:cs="Courier New" w:eastAsia="Courier New" w:hAnsi="Courier New"/>
          <w:color w:val="434343"/>
          <w:sz w:val="20"/>
          <w:szCs w:val="20"/>
          <w:shd w:fill="fefefe" w:val="clear"/>
          <w:rtl w:val="0"/>
        </w:rPr>
        <w:t xml:space="preserve">(field)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var me = </w:t>
      </w:r>
      <w:r w:rsidDel="00000000" w:rsidR="00000000" w:rsidRPr="00000000">
        <w:rPr>
          <w:rFonts w:ascii="Courier New" w:cs="Courier New" w:eastAsia="Courier New" w:hAnsi="Courier New"/>
          <w:color w:val="0000ff"/>
          <w:sz w:val="20"/>
          <w:szCs w:val="20"/>
          <w:shd w:fill="fefefe" w:val="clear"/>
          <w:rtl w:val="0"/>
        </w:rPr>
        <w:t xml:space="preserve">this</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0b5394"/>
          <w:sz w:val="20"/>
          <w:szCs w:val="20"/>
          <w:shd w:fill="fefefe" w:val="clear"/>
          <w:rtl w:val="0"/>
        </w:rPr>
        <w:t xml:space="preserve">if</w:t>
      </w:r>
      <w:r w:rsidDel="00000000" w:rsidR="00000000" w:rsidRPr="00000000">
        <w:rPr>
          <w:rFonts w:ascii="Courier New" w:cs="Courier New" w:eastAsia="Courier New" w:hAnsi="Courier New"/>
          <w:color w:val="434343"/>
          <w:sz w:val="20"/>
          <w:szCs w:val="20"/>
          <w:shd w:fill="fefefe" w:val="clear"/>
          <w:rtl w:val="0"/>
        </w:rPr>
        <w:t xml:space="preserve"> (me.searchTask)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me.searchTask.</w:t>
      </w:r>
      <w:r w:rsidDel="00000000" w:rsidR="00000000" w:rsidRPr="00000000">
        <w:rPr>
          <w:rFonts w:ascii="Courier New" w:cs="Courier New" w:eastAsia="Courier New" w:hAnsi="Courier New"/>
          <w:color w:val="0000ff"/>
          <w:sz w:val="20"/>
          <w:szCs w:val="20"/>
          <w:shd w:fill="fefefe" w:val="clear"/>
          <w:rtl w:val="0"/>
        </w:rPr>
        <w:t xml:space="preserve">cancel</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me.searchTask = Ext.create(</w:t>
      </w:r>
      <w:r w:rsidDel="00000000" w:rsidR="00000000" w:rsidRPr="00000000">
        <w:rPr>
          <w:rFonts w:ascii="Courier New" w:cs="Courier New" w:eastAsia="Courier New" w:hAnsi="Courier New"/>
          <w:color w:val="0000ff"/>
          <w:sz w:val="20"/>
          <w:szCs w:val="20"/>
          <w:shd w:fill="fefefe" w:val="clear"/>
          <w:rtl w:val="0"/>
        </w:rPr>
        <w:t xml:space="preserve">'Ext.util.DelayedTask'</w:t>
      </w: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0b5394"/>
          <w:sz w:val="20"/>
          <w:szCs w:val="20"/>
          <w:shd w:fill="fefefe" w:val="clear"/>
          <w:rtl w:val="0"/>
        </w:rPr>
        <w:t xml:space="preserve">function</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me.</w:t>
      </w:r>
      <w:r w:rsidDel="00000000" w:rsidR="00000000" w:rsidRPr="00000000">
        <w:rPr>
          <w:rFonts w:ascii="Courier New" w:cs="Courier New" w:eastAsia="Courier New" w:hAnsi="Courier New"/>
          <w:color w:val="9900ff"/>
          <w:sz w:val="20"/>
          <w:szCs w:val="20"/>
          <w:shd w:fill="fefefe" w:val="clear"/>
          <w:rtl w:val="0"/>
        </w:rPr>
        <w:t xml:space="preserve">showSearchResult</w:t>
      </w:r>
      <w:r w:rsidDel="00000000" w:rsidR="00000000" w:rsidRPr="00000000">
        <w:rPr>
          <w:rFonts w:ascii="Courier New" w:cs="Courier New" w:eastAsia="Courier New" w:hAnsi="Courier New"/>
          <w:color w:val="434343"/>
          <w:sz w:val="20"/>
          <w:szCs w:val="20"/>
          <w:shd w:fill="fefefe" w:val="clear"/>
          <w:rtl w:val="0"/>
        </w:rPr>
        <w:t xml:space="preserve">(field);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color w:val="38761d"/>
          <w:sz w:val="20"/>
          <w:szCs w:val="20"/>
          <w:shd w:fill="fefefe" w:val="clear"/>
          <w:rtl w:val="0"/>
        </w:rPr>
        <w:t xml:space="preserve">//Search list will be shown after 1 second of last time key pressing </w:t>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      in the search field</w:t>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    // This process actually reduces the  number of requests from api</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me.searchTask.</w:t>
      </w:r>
      <w:r w:rsidDel="00000000" w:rsidR="00000000" w:rsidRPr="00000000">
        <w:rPr>
          <w:rFonts w:ascii="Courier New" w:cs="Courier New" w:eastAsia="Courier New" w:hAnsi="Courier New"/>
          <w:color w:val="1155cc"/>
          <w:sz w:val="20"/>
          <w:szCs w:val="20"/>
          <w:shd w:fill="fefefe" w:val="clear"/>
          <w:rtl w:val="0"/>
        </w:rPr>
        <w:t xml:space="preserve">delay</w:t>
      </w:r>
      <w:r w:rsidDel="00000000" w:rsidR="00000000" w:rsidRPr="00000000">
        <w:rPr>
          <w:rFonts w:ascii="Courier New" w:cs="Courier New" w:eastAsia="Courier New" w:hAnsi="Courier New"/>
          <w:color w:val="434343"/>
          <w:sz w:val="20"/>
          <w:szCs w:val="20"/>
          <w:shd w:fill="fefefe" w:val="clear"/>
          <w:rtl w:val="0"/>
        </w:rPr>
        <w:t xml:space="preserve">(</w:t>
      </w:r>
      <w:r w:rsidDel="00000000" w:rsidR="00000000" w:rsidRPr="00000000">
        <w:rPr>
          <w:rFonts w:ascii="Courier New" w:cs="Courier New" w:eastAsia="Courier New" w:hAnsi="Courier New"/>
          <w:color w:val="0000ff"/>
          <w:sz w:val="20"/>
          <w:szCs w:val="20"/>
          <w:shd w:fill="fefefe" w:val="clear"/>
          <w:rtl w:val="0"/>
        </w:rPr>
        <w:t xml:space="preserve">1000</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w:t>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 * Fetch searched videos from api using Ajax call and show in list</w:t>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9900ff"/>
          <w:sz w:val="20"/>
          <w:szCs w:val="20"/>
          <w:shd w:fill="fefefe" w:val="clear"/>
          <w:rtl w:val="0"/>
        </w:rPr>
        <w:t xml:space="preserve">showSearchResult</w:t>
      </w:r>
      <w:r w:rsidDel="00000000" w:rsidR="00000000" w:rsidRPr="00000000">
        <w:rPr>
          <w:rFonts w:ascii="Courier New" w:cs="Courier New" w:eastAsia="Courier New" w:hAnsi="Courier New"/>
          <w:color w:val="434343"/>
          <w:sz w:val="20"/>
          <w:szCs w:val="20"/>
          <w:shd w:fill="fefefe" w:val="clear"/>
          <w:rtl w:val="0"/>
        </w:rPr>
        <w:t xml:space="preserve">:</w:t>
      </w:r>
      <w:r w:rsidDel="00000000" w:rsidR="00000000" w:rsidRPr="00000000">
        <w:rPr>
          <w:rFonts w:ascii="Courier New" w:cs="Courier New" w:eastAsia="Courier New" w:hAnsi="Courier New"/>
          <w:color w:val="1155cc"/>
          <w:sz w:val="20"/>
          <w:szCs w:val="20"/>
          <w:shd w:fill="fefefe" w:val="clear"/>
          <w:rtl w:val="0"/>
        </w:rPr>
        <w:t xml:space="preserve"> </w:t>
      </w:r>
      <w:r w:rsidDel="00000000" w:rsidR="00000000" w:rsidRPr="00000000">
        <w:rPr>
          <w:rFonts w:ascii="Courier New" w:cs="Courier New" w:eastAsia="Courier New" w:hAnsi="Courier New"/>
          <w:color w:val="0b5394"/>
          <w:sz w:val="20"/>
          <w:szCs w:val="20"/>
          <w:shd w:fill="fefefe" w:val="clear"/>
          <w:rtl w:val="0"/>
        </w:rPr>
        <w:t xml:space="preserve">function</w:t>
      </w:r>
      <w:r w:rsidDel="00000000" w:rsidR="00000000" w:rsidRPr="00000000">
        <w:rPr>
          <w:rFonts w:ascii="Courier New" w:cs="Courier New" w:eastAsia="Courier New" w:hAnsi="Courier New"/>
          <w:color w:val="434343"/>
          <w:sz w:val="20"/>
          <w:szCs w:val="20"/>
          <w:shd w:fill="fefefe" w:val="clear"/>
          <w:rtl w:val="0"/>
        </w:rPr>
        <w:t xml:space="preserve">(field)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var me =</w:t>
      </w:r>
      <w:r w:rsidDel="00000000" w:rsidR="00000000" w:rsidRPr="00000000">
        <w:rPr>
          <w:rFonts w:ascii="Courier New" w:cs="Courier New" w:eastAsia="Courier New" w:hAnsi="Courier New"/>
          <w:color w:val="0000ff"/>
          <w:sz w:val="20"/>
          <w:szCs w:val="20"/>
          <w:shd w:fill="fefefe" w:val="clear"/>
          <w:rtl w:val="0"/>
        </w:rPr>
        <w:t xml:space="preserve"> this,</w:t>
      </w: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38761d"/>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8761d"/>
          <w:sz w:val="20"/>
          <w:szCs w:val="20"/>
          <w:shd w:fill="fefefe" w:val="clear"/>
          <w:rtl w:val="0"/>
        </w:rPr>
        <w:t xml:space="preserve">        </w:t>
      </w:r>
      <w:r w:rsidDel="00000000" w:rsidR="00000000" w:rsidRPr="00000000">
        <w:rPr>
          <w:color w:val="38761d"/>
          <w:sz w:val="20"/>
          <w:szCs w:val="20"/>
          <w:shd w:fill="fefefe" w:val="clear"/>
          <w:rtl w:val="0"/>
        </w:rPr>
        <w:t xml:space="preserve">//the text typed in the search field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query = field.</w:t>
      </w:r>
      <w:r w:rsidDel="00000000" w:rsidR="00000000" w:rsidRPr="00000000">
        <w:rPr>
          <w:rFonts w:ascii="Courier New" w:cs="Courier New" w:eastAsia="Courier New" w:hAnsi="Courier New"/>
          <w:color w:val="0000ff"/>
          <w:sz w:val="20"/>
          <w:szCs w:val="20"/>
          <w:shd w:fill="fefefe" w:val="clear"/>
          <w:rtl w:val="0"/>
        </w:rPr>
        <w:t xml:space="preserve">getValue</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Ext.Ajax.request({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color w:val="434343"/>
          <w:sz w:val="20"/>
          <w:szCs w:val="20"/>
          <w:shd w:fill="fefefe" w:val="clear"/>
          <w:rtl w:val="0"/>
        </w:rPr>
        <w:t xml:space="preserve"> </w:t>
      </w:r>
      <w:r w:rsidDel="00000000" w:rsidR="00000000" w:rsidRPr="00000000">
        <w:rPr>
          <w:color w:val="38761d"/>
          <w:sz w:val="20"/>
          <w:szCs w:val="20"/>
          <w:shd w:fill="fefefe" w:val="clear"/>
          <w:rtl w:val="0"/>
        </w:rPr>
        <w:t xml:space="preserve">//getting url from util 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url: </w:t>
      </w:r>
      <w:r w:rsidDel="00000000" w:rsidR="00000000" w:rsidRPr="00000000">
        <w:rPr>
          <w:rFonts w:ascii="Courier New" w:cs="Courier New" w:eastAsia="Courier New" w:hAnsi="Courier New"/>
          <w:color w:val="0000ff"/>
          <w:sz w:val="20"/>
          <w:szCs w:val="20"/>
          <w:shd w:fill="fefefe" w:val="clear"/>
          <w:rtl w:val="0"/>
        </w:rPr>
        <w:t xml:space="preserve">me.util.api.searchUrl</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method: </w:t>
      </w:r>
      <w:r w:rsidDel="00000000" w:rsidR="00000000" w:rsidRPr="00000000">
        <w:rPr>
          <w:rFonts w:ascii="Courier New" w:cs="Courier New" w:eastAsia="Courier New" w:hAnsi="Courier New"/>
          <w:color w:val="0000ff"/>
          <w:sz w:val="20"/>
          <w:szCs w:val="20"/>
          <w:shd w:fill="fefefe" w:val="clear"/>
          <w:rtl w:val="0"/>
        </w:rPr>
        <w:t xml:space="preserve">'GET'</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params: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part: </w:t>
      </w:r>
      <w:r w:rsidDel="00000000" w:rsidR="00000000" w:rsidRPr="00000000">
        <w:rPr>
          <w:rFonts w:ascii="Courier New" w:cs="Courier New" w:eastAsia="Courier New" w:hAnsi="Courier New"/>
          <w:color w:val="0000ff"/>
          <w:sz w:val="20"/>
          <w:szCs w:val="20"/>
          <w:shd w:fill="fefefe" w:val="clear"/>
          <w:rtl w:val="0"/>
        </w:rPr>
        <w:t xml:space="preserve">'snippet'</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q: </w:t>
      </w:r>
      <w:r w:rsidDel="00000000" w:rsidR="00000000" w:rsidRPr="00000000">
        <w:rPr>
          <w:rFonts w:ascii="Courier New" w:cs="Courier New" w:eastAsia="Courier New" w:hAnsi="Courier New"/>
          <w:color w:val="0000ff"/>
          <w:sz w:val="20"/>
          <w:szCs w:val="20"/>
          <w:shd w:fill="fefefe" w:val="clear"/>
          <w:rtl w:val="0"/>
        </w:rPr>
        <w:t xml:space="preserve">query</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regionCode: </w:t>
      </w:r>
      <w:r w:rsidDel="00000000" w:rsidR="00000000" w:rsidRPr="00000000">
        <w:rPr>
          <w:rFonts w:ascii="Courier New" w:cs="Courier New" w:eastAsia="Courier New" w:hAnsi="Courier New"/>
          <w:color w:val="0000ff"/>
          <w:sz w:val="20"/>
          <w:szCs w:val="20"/>
          <w:shd w:fill="fefefe" w:val="clear"/>
          <w:rtl w:val="0"/>
        </w:rPr>
        <w:t xml:space="preserve">'IN'</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maxResults: </w:t>
      </w:r>
      <w:r w:rsidDel="00000000" w:rsidR="00000000" w:rsidRPr="00000000">
        <w:rPr>
          <w:rFonts w:ascii="Courier New" w:cs="Courier New" w:eastAsia="Courier New" w:hAnsi="Courier New"/>
          <w:color w:val="0000ff"/>
          <w:sz w:val="20"/>
          <w:szCs w:val="20"/>
          <w:shd w:fill="fefefe" w:val="clear"/>
          <w:rtl w:val="0"/>
        </w:rPr>
        <w:t xml:space="preserve">30</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key: </w:t>
      </w:r>
      <w:r w:rsidDel="00000000" w:rsidR="00000000" w:rsidRPr="00000000">
        <w:rPr>
          <w:sz w:val="20"/>
          <w:szCs w:val="20"/>
          <w:rtl w:val="0"/>
        </w:rPr>
        <w:t xml:space="preserve">me.util.api.key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0000ff"/>
          <w:sz w:val="20"/>
          <w:szCs w:val="20"/>
          <w:shd w:fill="fefefe" w:val="clear"/>
          <w:rtl w:val="0"/>
        </w:rPr>
        <w:t xml:space="preserve">success</w:t>
      </w: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0b5394"/>
          <w:sz w:val="20"/>
          <w:szCs w:val="20"/>
          <w:shd w:fill="fefefe" w:val="clear"/>
          <w:rtl w:val="0"/>
        </w:rPr>
        <w:t xml:space="preserve">function</w:t>
      </w:r>
      <w:r w:rsidDel="00000000" w:rsidR="00000000" w:rsidRPr="00000000">
        <w:rPr>
          <w:rFonts w:ascii="Courier New" w:cs="Courier New" w:eastAsia="Courier New" w:hAnsi="Courier New"/>
          <w:color w:val="434343"/>
          <w:sz w:val="20"/>
          <w:szCs w:val="20"/>
          <w:shd w:fill="fefefe" w:val="clear"/>
          <w:rtl w:val="0"/>
        </w:rPr>
        <w:t xml:space="preserve">(response, request)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color w:val="38761d"/>
          <w:sz w:val="20"/>
          <w:szCs w:val="20"/>
          <w:shd w:fill="fefefe" w:val="clear"/>
          <w:rtl w:val="0"/>
        </w:rPr>
        <w:t xml:space="preserve">// Format the response via built in function Ext.decode()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var data = Ext.</w:t>
      </w:r>
      <w:r w:rsidDel="00000000" w:rsidR="00000000" w:rsidRPr="00000000">
        <w:rPr>
          <w:rFonts w:ascii="Courier New" w:cs="Courier New" w:eastAsia="Courier New" w:hAnsi="Courier New"/>
          <w:color w:val="0000ff"/>
          <w:sz w:val="20"/>
          <w:szCs w:val="20"/>
          <w:shd w:fill="fefefe" w:val="clear"/>
          <w:rtl w:val="0"/>
        </w:rPr>
        <w:t xml:space="preserve">decode</w:t>
      </w:r>
      <w:r w:rsidDel="00000000" w:rsidR="00000000" w:rsidRPr="00000000">
        <w:rPr>
          <w:rFonts w:ascii="Courier New" w:cs="Courier New" w:eastAsia="Courier New" w:hAnsi="Courier New"/>
          <w:color w:val="434343"/>
          <w:sz w:val="20"/>
          <w:szCs w:val="20"/>
          <w:shd w:fill="fefefe" w:val="clear"/>
          <w:rtl w:val="0"/>
        </w:rPr>
        <w:t xml:space="preserve">(response.</w:t>
      </w:r>
      <w:r w:rsidDel="00000000" w:rsidR="00000000" w:rsidRPr="00000000">
        <w:rPr>
          <w:rFonts w:ascii="Courier New" w:cs="Courier New" w:eastAsia="Courier New" w:hAnsi="Courier New"/>
          <w:color w:val="0000ff"/>
          <w:sz w:val="20"/>
          <w:szCs w:val="20"/>
          <w:shd w:fill="fefefe" w:val="clear"/>
          <w:rtl w:val="0"/>
        </w:rPr>
        <w:t xml:space="preserve">responseText</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ab/>
        <w:t xml:space="preserve">   </w:t>
      </w:r>
      <w:r w:rsidDel="00000000" w:rsidR="00000000" w:rsidRPr="00000000">
        <w:rPr>
          <w:rFonts w:ascii="Courier New" w:cs="Courier New" w:eastAsia="Courier New" w:hAnsi="Courier New"/>
          <w:color w:val="38761d"/>
          <w:sz w:val="20"/>
          <w:szCs w:val="20"/>
          <w:shd w:fill="fefefe" w:val="clear"/>
          <w:rtl w:val="0"/>
        </w:rPr>
        <w:t xml:space="preserve">   </w:t>
      </w:r>
      <w:r w:rsidDel="00000000" w:rsidR="00000000" w:rsidRPr="00000000">
        <w:rPr>
          <w:color w:val="38761d"/>
          <w:sz w:val="20"/>
          <w:szCs w:val="20"/>
          <w:shd w:fill="fefefe" w:val="clear"/>
          <w:rtl w:val="0"/>
        </w:rPr>
        <w:t xml:space="preserve">//Setting data of the store 'SearchListVideos'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Ext.getStore(</w:t>
      </w:r>
      <w:r w:rsidDel="00000000" w:rsidR="00000000" w:rsidRPr="00000000">
        <w:rPr>
          <w:rFonts w:ascii="Courier New" w:cs="Courier New" w:eastAsia="Courier New" w:hAnsi="Courier New"/>
          <w:color w:val="0000ff"/>
          <w:sz w:val="20"/>
          <w:szCs w:val="20"/>
          <w:shd w:fill="fefefe" w:val="clear"/>
          <w:rtl w:val="0"/>
        </w:rPr>
        <w:t xml:space="preserve">'SearchListVideos'</w:t>
      </w:r>
      <w:r w:rsidDel="00000000" w:rsidR="00000000" w:rsidRPr="00000000">
        <w:rPr>
          <w:rFonts w:ascii="Courier New" w:cs="Courier New" w:eastAsia="Courier New" w:hAnsi="Courier New"/>
          <w:color w:val="434343"/>
          <w:sz w:val="20"/>
          <w:szCs w:val="20"/>
          <w:shd w:fill="fefefe" w:val="clear"/>
          <w:rtl w:val="0"/>
        </w:rPr>
        <w:t xml:space="preserve">).setData(</w:t>
      </w:r>
      <w:r w:rsidDel="00000000" w:rsidR="00000000" w:rsidRPr="00000000">
        <w:rPr>
          <w:rFonts w:ascii="Courier New" w:cs="Courier New" w:eastAsia="Courier New" w:hAnsi="Courier New"/>
          <w:color w:val="0000ff"/>
          <w:sz w:val="20"/>
          <w:szCs w:val="20"/>
          <w:shd w:fill="fefefe" w:val="clear"/>
          <w:rtl w:val="0"/>
        </w:rPr>
        <w:t xml:space="preserve">data</w:t>
      </w:r>
      <w:r w:rsidDel="00000000" w:rsidR="00000000" w:rsidRPr="00000000">
        <w:rPr>
          <w:rFonts w:ascii="Courier New" w:cs="Courier New" w:eastAsia="Courier New" w:hAnsi="Courier New"/>
          <w:color w:val="434343"/>
          <w:sz w:val="20"/>
          <w:szCs w:val="20"/>
          <w:shd w:fill="fefefe" w:val="clear"/>
          <w:rtl w:val="0"/>
        </w:rPr>
        <w:t xml:space="preserve">.items);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0000ff"/>
          <w:sz w:val="20"/>
          <w:szCs w:val="20"/>
          <w:shd w:fill="fefefe" w:val="clear"/>
          <w:rtl w:val="0"/>
        </w:rPr>
        <w:t xml:space="preserve">failure</w:t>
      </w: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rFonts w:ascii="Courier New" w:cs="Courier New" w:eastAsia="Courier New" w:hAnsi="Courier New"/>
          <w:color w:val="0b5394"/>
          <w:sz w:val="20"/>
          <w:szCs w:val="20"/>
          <w:shd w:fill="fefefe" w:val="clear"/>
          <w:rtl w:val="0"/>
        </w:rPr>
        <w:t xml:space="preserve">function</w:t>
      </w:r>
      <w:r w:rsidDel="00000000" w:rsidR="00000000" w:rsidRPr="00000000">
        <w:rPr>
          <w:rFonts w:ascii="Courier New" w:cs="Courier New" w:eastAsia="Courier New" w:hAnsi="Courier New"/>
          <w:color w:val="434343"/>
          <w:sz w:val="20"/>
          <w:szCs w:val="20"/>
          <w:shd w:fill="fefefe" w:val="clear"/>
          <w:rtl w:val="0"/>
        </w:rPr>
        <w:t xml:space="preserve">(response)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r w:rsidDel="00000000" w:rsidR="00000000" w:rsidRPr="00000000">
        <w:rPr>
          <w:color w:val="38761d"/>
          <w:sz w:val="20"/>
          <w:szCs w:val="20"/>
          <w:shd w:fill="fefefe" w:val="clear"/>
          <w:rtl w:val="0"/>
        </w:rPr>
        <w:t xml:space="preserve">//Getting error message from response of api</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me.util.</w:t>
      </w:r>
      <w:r w:rsidDel="00000000" w:rsidR="00000000" w:rsidRPr="00000000">
        <w:rPr>
          <w:rFonts w:ascii="Courier New" w:cs="Courier New" w:eastAsia="Courier New" w:hAnsi="Courier New"/>
          <w:color w:val="0000ff"/>
          <w:sz w:val="20"/>
          <w:szCs w:val="20"/>
          <w:shd w:fill="fefefe" w:val="clear"/>
          <w:rtl w:val="0"/>
        </w:rPr>
        <w:t xml:space="preserve">failedRequest</w:t>
      </w:r>
      <w:r w:rsidDel="00000000" w:rsidR="00000000" w:rsidRPr="00000000">
        <w:rPr>
          <w:rFonts w:ascii="Courier New" w:cs="Courier New" w:eastAsia="Courier New" w:hAnsi="Courier New"/>
          <w:color w:val="434343"/>
          <w:sz w:val="20"/>
          <w:szCs w:val="20"/>
          <w:shd w:fill="fefefe" w:val="clear"/>
          <w:rtl w:val="0"/>
        </w:rPr>
        <w:t xml:space="preserve">(response.</w:t>
      </w:r>
      <w:r w:rsidDel="00000000" w:rsidR="00000000" w:rsidRPr="00000000">
        <w:rPr>
          <w:rFonts w:ascii="Courier New" w:cs="Courier New" w:eastAsia="Courier New" w:hAnsi="Courier New"/>
          <w:color w:val="0000ff"/>
          <w:sz w:val="20"/>
          <w:szCs w:val="20"/>
          <w:shd w:fill="fefefe" w:val="clear"/>
          <w:rtl w:val="0"/>
        </w:rPr>
        <w:t xml:space="preserve">statusText</w:t>
      </w: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20"/>
          <w:szCs w:val="20"/>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de63z4nlzhnx" w:id="18"/>
      <w:bookmarkEnd w:id="18"/>
      <w:r w:rsidDel="00000000" w:rsidR="00000000" w:rsidRPr="00000000">
        <w:rPr>
          <w:rFonts w:ascii="Arial" w:cs="Arial" w:eastAsia="Arial" w:hAnsi="Arial"/>
          <w:sz w:val="22"/>
          <w:szCs w:val="22"/>
          <w:rtl w:val="0"/>
        </w:rPr>
        <w:t xml:space="preserve">Adding videos of your choice to playlist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20"/>
          <w:szCs w:val="20"/>
          <w:shd w:fill="fefefe" w:val="clear"/>
          <w:rtl w:val="0"/>
        </w:rPr>
        <w:t xml:space="preserve">Videos can be added to playlist from two </w:t>
      </w:r>
      <w:commentRangeStart w:id="12"/>
      <w:r w:rsidDel="00000000" w:rsidR="00000000" w:rsidRPr="00000000">
        <w:rPr>
          <w:color w:val="434343"/>
          <w:sz w:val="20"/>
          <w:szCs w:val="20"/>
          <w:shd w:fill="fefefe" w:val="clear"/>
          <w:rtl w:val="0"/>
        </w:rPr>
        <w:t xml:space="preserve">views</w:t>
      </w:r>
      <w:commentRangeEnd w:id="12"/>
      <w:r w:rsidDel="00000000" w:rsidR="00000000" w:rsidRPr="00000000">
        <w:commentReference w:id="12"/>
      </w:r>
      <w:r w:rsidDel="00000000" w:rsidR="00000000" w:rsidRPr="00000000">
        <w:rPr>
          <w:color w:val="434343"/>
          <w:sz w:val="20"/>
          <w:szCs w:val="20"/>
          <w:shd w:fill="fefefe" w:val="clear"/>
          <w:rtl w:val="0"/>
        </w:rPr>
        <w:t xml:space="preserve">,</w:t>
      </w:r>
      <w:r w:rsidDel="00000000" w:rsidR="00000000" w:rsidRPr="00000000">
        <w:rPr>
          <w:color w:val="434343"/>
          <w:sz w:val="20"/>
          <w:szCs w:val="20"/>
          <w:shd w:fill="fefefe" w:val="clear"/>
          <w:rtl w:val="0"/>
        </w:rPr>
        <w:t xml:space="preserve"> </w:t>
      </w:r>
      <w:r w:rsidDel="00000000" w:rsidR="00000000" w:rsidRPr="00000000">
        <w:rPr>
          <w:color w:val="434343"/>
          <w:sz w:val="20"/>
          <w:szCs w:val="20"/>
          <w:shd w:fill="fefefe" w:val="clear"/>
          <w:rtl w:val="0"/>
        </w:rPr>
        <w:t xml:space="preserve">one is home view and the other is from searchlist view.</w:t>
      </w:r>
    </w:p>
    <w:p w:rsidR="00000000" w:rsidDel="00000000" w:rsidP="00000000" w:rsidRDefault="00000000" w:rsidRPr="00000000">
      <w:pPr>
        <w:contextualSpacing w:val="0"/>
      </w:pPr>
      <w:r w:rsidDel="00000000" w:rsidR="00000000" w:rsidRPr="00000000">
        <w:rPr>
          <w:color w:val="434343"/>
          <w:sz w:val="20"/>
          <w:szCs w:val="20"/>
          <w:shd w:fill="fefefe" w:val="clear"/>
          <w:rtl w:val="0"/>
        </w:rPr>
        <w:t xml:space="preserve">We will first discuss about adding videos from searchlist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20"/>
          <w:szCs w:val="20"/>
          <w:shd w:fill="fefefe" w:val="clear"/>
          <w:rtl w:val="0"/>
        </w:rPr>
        <w:t xml:space="preserve">Once you select a video, you get the option to play it immediately or add it to a desired playlist.</w:t>
      </w:r>
    </w:p>
    <w:tbl>
      <w:tblPr>
        <w:tblStyle w:val="Table6"/>
        <w:bidi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38450" cy="4318000"/>
                  <wp:effectExtent b="0" l="0" r="0" t="0"/>
                  <wp:docPr descr="homeoptions.png" id="4" name="image11.png"/>
                  <a:graphic>
                    <a:graphicData uri="http://schemas.openxmlformats.org/drawingml/2006/picture">
                      <pic:pic>
                        <pic:nvPicPr>
                          <pic:cNvPr descr="homeoptions.png" id="0" name="image11.png"/>
                          <pic:cNvPicPr preferRelativeResize="0"/>
                        </pic:nvPicPr>
                        <pic:blipFill>
                          <a:blip r:embed="rId32"/>
                          <a:srcRect b="0" l="0" r="0" t="0"/>
                          <a:stretch>
                            <a:fillRect/>
                          </a:stretch>
                        </pic:blipFill>
                        <pic:spPr>
                          <a:xfrm>
                            <a:off x="0" y="0"/>
                            <a:ext cx="2838450" cy="4318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38450" cy="4318000"/>
                  <wp:effectExtent b="0" l="0" r="0" t="0"/>
                  <wp:docPr descr="searchlist.png" id="15" name="image32.png"/>
                  <a:graphic>
                    <a:graphicData uri="http://schemas.openxmlformats.org/drawingml/2006/picture">
                      <pic:pic>
                        <pic:nvPicPr>
                          <pic:cNvPr descr="searchlist.png" id="0" name="image32.png"/>
                          <pic:cNvPicPr preferRelativeResize="0"/>
                        </pic:nvPicPr>
                        <pic:blipFill>
                          <a:blip r:embed="rId33"/>
                          <a:srcRect b="0" l="0" r="0" t="0"/>
                          <a:stretch>
                            <a:fillRect/>
                          </a:stretch>
                        </pic:blipFill>
                        <pic:spPr>
                          <a:xfrm>
                            <a:off x="0" y="0"/>
                            <a:ext cx="2838450" cy="4318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20"/>
          <w:szCs w:val="20"/>
          <w:shd w:fill="fefefe" w:val="clear"/>
          <w:rtl w:val="0"/>
        </w:rPr>
        <w:t xml:space="preserve">Now</w:t>
      </w:r>
      <w:r w:rsidDel="00000000" w:rsidR="00000000" w:rsidRPr="00000000">
        <w:rPr>
          <w:color w:val="434343"/>
          <w:sz w:val="20"/>
          <w:szCs w:val="20"/>
          <w:shd w:fill="fefefe" w:val="clear"/>
          <w:rtl w:val="0"/>
        </w:rPr>
        <w:t xml:space="preserve">,</w:t>
      </w:r>
      <w:r w:rsidDel="00000000" w:rsidR="00000000" w:rsidRPr="00000000">
        <w:rPr>
          <w:color w:val="434343"/>
          <w:sz w:val="20"/>
          <w:szCs w:val="20"/>
          <w:shd w:fill="fefefe" w:val="clear"/>
          <w:rtl w:val="0"/>
        </w:rPr>
        <w:t xml:space="preserve"> </w:t>
      </w:r>
      <w:r w:rsidDel="00000000" w:rsidR="00000000" w:rsidRPr="00000000">
        <w:rPr>
          <w:color w:val="434343"/>
          <w:sz w:val="20"/>
          <w:szCs w:val="20"/>
          <w:shd w:fill="fefefe" w:val="clear"/>
          <w:rtl w:val="0"/>
        </w:rPr>
        <w:t xml:space="preserve">if you tap on the </w:t>
      </w:r>
      <w:r w:rsidDel="00000000" w:rsidR="00000000" w:rsidRPr="00000000">
        <w:rPr>
          <w:color w:val="434343"/>
          <w:sz w:val="20"/>
          <w:szCs w:val="20"/>
          <w:shd w:fill="fefefe" w:val="clear"/>
          <w:rtl w:val="0"/>
        </w:rPr>
        <w:t xml:space="preserve">play button, the corresponding video </w:t>
      </w:r>
      <w:r w:rsidDel="00000000" w:rsidR="00000000" w:rsidRPr="00000000">
        <w:rPr>
          <w:color w:val="434343"/>
          <w:sz w:val="20"/>
          <w:szCs w:val="20"/>
          <w:shd w:fill="fefefe" w:val="clear"/>
          <w:rtl w:val="0"/>
        </w:rPr>
        <w:t xml:space="preserve">will start playing immediately,</w:t>
      </w:r>
      <w:r w:rsidDel="00000000" w:rsidR="00000000" w:rsidRPr="00000000">
        <w:rPr>
          <w:color w:val="434343"/>
          <w:sz w:val="20"/>
          <w:szCs w:val="20"/>
          <w:shd w:fill="fefefe" w:val="clear"/>
          <w:rtl w:val="0"/>
        </w:rPr>
        <w:t xml:space="preserve"> while automatically getting added to the playlist.</w:t>
      </w:r>
      <w:r w:rsidDel="00000000" w:rsidR="00000000" w:rsidRPr="00000000">
        <w:rPr>
          <w:color w:val="434343"/>
          <w:sz w:val="20"/>
          <w:szCs w:val="20"/>
          <w:shd w:fill="fefefe" w:val="clear"/>
          <w:rtl w:val="0"/>
        </w:rPr>
        <w:t xml:space="preserve"> Similarly, on </w:t>
      </w:r>
      <w:r w:rsidDel="00000000" w:rsidR="00000000" w:rsidRPr="00000000">
        <w:rPr>
          <w:color w:val="434343"/>
          <w:sz w:val="20"/>
          <w:szCs w:val="20"/>
          <w:shd w:fill="fefefe" w:val="clear"/>
          <w:rtl w:val="0"/>
        </w:rPr>
        <w:t xml:space="preserve">tapping </w:t>
      </w:r>
      <w:r w:rsidDel="00000000" w:rsidR="00000000" w:rsidRPr="00000000">
        <w:rPr>
          <w:color w:val="434343"/>
          <w:sz w:val="20"/>
          <w:szCs w:val="20"/>
          <w:shd w:fill="fefefe" w:val="clear"/>
          <w:rtl w:val="0"/>
        </w:rPr>
        <w:t xml:space="preserve">the ‘</w:t>
      </w:r>
      <w:r w:rsidDel="00000000" w:rsidR="00000000" w:rsidRPr="00000000">
        <w:rPr>
          <w:color w:val="434343"/>
          <w:sz w:val="20"/>
          <w:szCs w:val="20"/>
          <w:shd w:fill="fefefe" w:val="clear"/>
          <w:rtl w:val="0"/>
        </w:rPr>
        <w:t xml:space="preserve">A</w:t>
      </w:r>
      <w:r w:rsidDel="00000000" w:rsidR="00000000" w:rsidRPr="00000000">
        <w:rPr>
          <w:color w:val="434343"/>
          <w:sz w:val="20"/>
          <w:szCs w:val="20"/>
          <w:shd w:fill="fefefe" w:val="clear"/>
          <w:rtl w:val="0"/>
        </w:rPr>
        <w:t xml:space="preserve">dd to </w:t>
      </w:r>
      <w:r w:rsidDel="00000000" w:rsidR="00000000" w:rsidRPr="00000000">
        <w:rPr>
          <w:color w:val="434343"/>
          <w:sz w:val="20"/>
          <w:szCs w:val="20"/>
          <w:shd w:fill="fefefe" w:val="clear"/>
          <w:rtl w:val="0"/>
        </w:rPr>
        <w:t xml:space="preserve">P</w:t>
      </w:r>
      <w:r w:rsidDel="00000000" w:rsidR="00000000" w:rsidRPr="00000000">
        <w:rPr>
          <w:color w:val="434343"/>
          <w:sz w:val="20"/>
          <w:szCs w:val="20"/>
          <w:shd w:fill="fefefe" w:val="clear"/>
          <w:rtl w:val="0"/>
        </w:rPr>
        <w:t xml:space="preserve">laylist’ button, th</w:t>
      </w:r>
      <w:r w:rsidDel="00000000" w:rsidR="00000000" w:rsidRPr="00000000">
        <w:rPr>
          <w:color w:val="434343"/>
          <w:sz w:val="20"/>
          <w:szCs w:val="20"/>
          <w:shd w:fill="fefefe" w:val="clear"/>
          <w:rtl w:val="0"/>
        </w:rPr>
        <w:t xml:space="preserve">at </w:t>
      </w:r>
      <w:r w:rsidDel="00000000" w:rsidR="00000000" w:rsidRPr="00000000">
        <w:rPr>
          <w:color w:val="434343"/>
          <w:sz w:val="20"/>
          <w:szCs w:val="20"/>
          <w:shd w:fill="fefefe" w:val="clear"/>
          <w:rtl w:val="0"/>
        </w:rPr>
        <w:t xml:space="preserve">video gets added to the playlist, </w:t>
      </w:r>
      <w:r w:rsidDel="00000000" w:rsidR="00000000" w:rsidRPr="00000000">
        <w:rPr>
          <w:color w:val="434343"/>
          <w:sz w:val="20"/>
          <w:szCs w:val="20"/>
          <w:shd w:fill="fefefe" w:val="clear"/>
          <w:rtl w:val="0"/>
        </w:rPr>
        <w:t xml:space="preserve">as the last in order. We wanted to have the playlist accessible even if the app is closed. Hence, we used HTML5 Localstorage for saving the playlist locally.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Add tapped item(video) to store and playlist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addVideoToPlaylist: function(recordData, isPlayBtn) {</w:t>
      </w:r>
    </w:p>
    <w:p w:rsidR="00000000" w:rsidDel="00000000" w:rsidP="00000000" w:rsidRDefault="00000000" w:rsidRPr="00000000">
      <w:pPr>
        <w:contextualSpacing w:val="0"/>
      </w:pPr>
      <w:r w:rsidDel="00000000" w:rsidR="00000000" w:rsidRPr="00000000">
        <w:rPr>
          <w:sz w:val="20"/>
          <w:szCs w:val="20"/>
          <w:rtl w:val="0"/>
        </w:rPr>
        <w:t xml:space="preserve">        var me = this,</w:t>
      </w:r>
    </w:p>
    <w:p w:rsidR="00000000" w:rsidDel="00000000" w:rsidP="00000000" w:rsidRDefault="00000000" w:rsidRPr="00000000">
      <w:pPr>
        <w:contextualSpacing w:val="0"/>
      </w:pPr>
      <w:r w:rsidDel="00000000" w:rsidR="00000000" w:rsidRPr="00000000">
        <w:rPr>
          <w:sz w:val="20"/>
          <w:szCs w:val="20"/>
          <w:rtl w:val="0"/>
        </w:rPr>
        <w:t xml:space="preserve">            id = recordData.id,</w:t>
      </w:r>
    </w:p>
    <w:p w:rsidR="00000000" w:rsidDel="00000000" w:rsidP="00000000" w:rsidRDefault="00000000" w:rsidRPr="00000000">
      <w:pPr>
        <w:contextualSpacing w:val="0"/>
      </w:pPr>
      <w:r w:rsidDel="00000000" w:rsidR="00000000" w:rsidRPr="00000000">
        <w:rPr>
          <w:sz w:val="20"/>
          <w:szCs w:val="20"/>
          <w:rtl w:val="0"/>
        </w:rPr>
        <w:t xml:space="preserve">            videoId = recordData.id.videoId,</w:t>
      </w:r>
    </w:p>
    <w:p w:rsidR="00000000" w:rsidDel="00000000" w:rsidP="00000000" w:rsidRDefault="00000000" w:rsidRPr="00000000">
      <w:pPr>
        <w:contextualSpacing w:val="0"/>
      </w:pPr>
      <w:r w:rsidDel="00000000" w:rsidR="00000000" w:rsidRPr="00000000">
        <w:rPr>
          <w:sz w:val="20"/>
          <w:szCs w:val="20"/>
          <w:rtl w:val="0"/>
        </w:rPr>
        <w:t xml:space="preserve">            playlistStore = Ext.getStore('PlaylistVideos'),</w:t>
      </w:r>
    </w:p>
    <w:p w:rsidR="00000000" w:rsidDel="00000000" w:rsidP="00000000" w:rsidRDefault="00000000" w:rsidRPr="00000000">
      <w:pPr>
        <w:contextualSpacing w:val="0"/>
      </w:pPr>
      <w:r w:rsidDel="00000000" w:rsidR="00000000" w:rsidRPr="00000000">
        <w:rPr>
          <w:sz w:val="20"/>
          <w:szCs w:val="20"/>
          <w:rtl w:val="0"/>
        </w:rPr>
        <w:t xml:space="preserve">            exist = playlistStore.find("vid", (videoId || 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if (exist &gt;= 0) {</w:t>
      </w:r>
    </w:p>
    <w:p w:rsidR="00000000" w:rsidDel="00000000" w:rsidP="00000000" w:rsidRDefault="00000000" w:rsidRPr="00000000">
      <w:pPr>
        <w:contextualSpacing w:val="0"/>
      </w:pPr>
      <w:r w:rsidDel="00000000" w:rsidR="00000000" w:rsidRPr="00000000">
        <w:rPr>
          <w:sz w:val="20"/>
          <w:szCs w:val="20"/>
          <w:rtl w:val="0"/>
        </w:rPr>
        <w:t xml:space="preserve">            if (!isPlayBtn) {</w:t>
      </w:r>
    </w:p>
    <w:p w:rsidR="00000000" w:rsidDel="00000000" w:rsidP="00000000" w:rsidRDefault="00000000" w:rsidRPr="00000000">
      <w:pPr>
        <w:contextualSpacing w:val="0"/>
      </w:pPr>
      <w:r w:rsidDel="00000000" w:rsidR="00000000" w:rsidRPr="00000000">
        <w:rPr>
          <w:sz w:val="20"/>
          <w:szCs w:val="20"/>
          <w:rtl w:val="0"/>
        </w:rPr>
        <w:t xml:space="preserve">                me.showToast("Already exists in playlist");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this returned value will be used as an index to select the video in playlist            </w:t>
      </w:r>
    </w:p>
    <w:p w:rsidR="00000000" w:rsidDel="00000000" w:rsidP="00000000" w:rsidRDefault="00000000" w:rsidRPr="00000000">
      <w:pPr>
        <w:contextualSpacing w:val="0"/>
      </w:pPr>
      <w:r w:rsidDel="00000000" w:rsidR="00000000" w:rsidRPr="00000000">
        <w:rPr>
          <w:sz w:val="20"/>
          <w:szCs w:val="20"/>
          <w:rtl w:val="0"/>
        </w:rPr>
        <w:t xml:space="preserve">return exist;</w:t>
      </w:r>
    </w:p>
    <w:p w:rsidR="00000000" w:rsidDel="00000000" w:rsidP="00000000" w:rsidRDefault="00000000" w:rsidRPr="00000000">
      <w:pPr>
        <w:contextualSpacing w:val="0"/>
      </w:pPr>
      <w:r w:rsidDel="00000000" w:rsidR="00000000" w:rsidRPr="00000000">
        <w:rPr>
          <w:sz w:val="20"/>
          <w:szCs w:val="20"/>
          <w:rtl w:val="0"/>
        </w:rPr>
        <w:t xml:space="preserve">        } else {</w:t>
      </w:r>
    </w:p>
    <w:p w:rsidR="00000000" w:rsidDel="00000000" w:rsidP="00000000" w:rsidRDefault="00000000" w:rsidRPr="00000000">
      <w:pPr>
        <w:contextualSpacing w:val="0"/>
      </w:pPr>
      <w:r w:rsidDel="00000000" w:rsidR="00000000" w:rsidRPr="00000000">
        <w:rPr>
          <w:sz w:val="20"/>
          <w:szCs w:val="20"/>
          <w:rtl w:val="0"/>
        </w:rPr>
        <w:t xml:space="preserve">            Ext.Ajax.request({</w:t>
      </w:r>
    </w:p>
    <w:p w:rsidR="00000000" w:rsidDel="00000000" w:rsidP="00000000" w:rsidRDefault="00000000" w:rsidRPr="00000000">
      <w:pPr>
        <w:contextualSpacing w:val="0"/>
      </w:pPr>
      <w:r w:rsidDel="00000000" w:rsidR="00000000" w:rsidRPr="00000000">
        <w:rPr>
          <w:sz w:val="20"/>
          <w:szCs w:val="20"/>
          <w:rtl w:val="0"/>
        </w:rPr>
        <w:t xml:space="preserve">                url: me.util.api.videoUrl,</w:t>
      </w:r>
    </w:p>
    <w:p w:rsidR="00000000" w:rsidDel="00000000" w:rsidP="00000000" w:rsidRDefault="00000000" w:rsidRPr="00000000">
      <w:pPr>
        <w:contextualSpacing w:val="0"/>
      </w:pPr>
      <w:r w:rsidDel="00000000" w:rsidR="00000000" w:rsidRPr="00000000">
        <w:rPr>
          <w:sz w:val="20"/>
          <w:szCs w:val="20"/>
          <w:rtl w:val="0"/>
        </w:rPr>
        <w:t xml:space="preserve">                method: 'GET',</w:t>
      </w:r>
    </w:p>
    <w:p w:rsidR="00000000" w:rsidDel="00000000" w:rsidP="00000000" w:rsidRDefault="00000000" w:rsidRPr="00000000">
      <w:pPr>
        <w:contextualSpacing w:val="0"/>
      </w:pPr>
      <w:r w:rsidDel="00000000" w:rsidR="00000000" w:rsidRPr="00000000">
        <w:rPr>
          <w:sz w:val="20"/>
          <w:szCs w:val="20"/>
          <w:rtl w:val="0"/>
        </w:rPr>
        <w:t xml:space="preserve">                useDefaultXhrHeader: false,</w:t>
      </w:r>
    </w:p>
    <w:p w:rsidR="00000000" w:rsidDel="00000000" w:rsidP="00000000" w:rsidRDefault="00000000" w:rsidRPr="00000000">
      <w:pPr>
        <w:contextualSpacing w:val="0"/>
      </w:pPr>
      <w:r w:rsidDel="00000000" w:rsidR="00000000" w:rsidRPr="00000000">
        <w:rPr>
          <w:sz w:val="20"/>
          <w:szCs w:val="20"/>
          <w:rtl w:val="0"/>
        </w:rPr>
        <w:t xml:space="preserve">                params: {</w:t>
      </w:r>
    </w:p>
    <w:p w:rsidR="00000000" w:rsidDel="00000000" w:rsidP="00000000" w:rsidRDefault="00000000" w:rsidRPr="00000000">
      <w:pPr>
        <w:contextualSpacing w:val="0"/>
      </w:pPr>
      <w:r w:rsidDel="00000000" w:rsidR="00000000" w:rsidRPr="00000000">
        <w:rPr>
          <w:sz w:val="20"/>
          <w:szCs w:val="20"/>
          <w:rtl w:val="0"/>
        </w:rPr>
        <w:t xml:space="preserve">                    part: 'player,snippet,contentDetails',</w:t>
      </w:r>
    </w:p>
    <w:p w:rsidR="00000000" w:rsidDel="00000000" w:rsidP="00000000" w:rsidRDefault="00000000" w:rsidRPr="00000000">
      <w:pPr>
        <w:contextualSpacing w:val="0"/>
      </w:pPr>
      <w:r w:rsidDel="00000000" w:rsidR="00000000" w:rsidRPr="00000000">
        <w:rPr>
          <w:sz w:val="20"/>
          <w:szCs w:val="20"/>
          <w:rtl w:val="0"/>
        </w:rPr>
        <w:t xml:space="preserve">                    id: (videoId ? videoId : id),</w:t>
      </w:r>
    </w:p>
    <w:p w:rsidR="00000000" w:rsidDel="00000000" w:rsidP="00000000" w:rsidRDefault="00000000" w:rsidRPr="00000000">
      <w:pPr>
        <w:contextualSpacing w:val="0"/>
      </w:pPr>
      <w:r w:rsidDel="00000000" w:rsidR="00000000" w:rsidRPr="00000000">
        <w:rPr>
          <w:sz w:val="20"/>
          <w:szCs w:val="20"/>
          <w:rtl w:val="0"/>
        </w:rPr>
        <w:t xml:space="preserve">                    key: me.util.api.key</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success: function(response) {</w:t>
      </w:r>
    </w:p>
    <w:p w:rsidR="00000000" w:rsidDel="00000000" w:rsidP="00000000" w:rsidRDefault="00000000" w:rsidRPr="00000000">
      <w:pPr>
        <w:contextualSpacing w:val="0"/>
      </w:pPr>
      <w:r w:rsidDel="00000000" w:rsidR="00000000" w:rsidRPr="00000000">
        <w:rPr>
          <w:sz w:val="20"/>
          <w:szCs w:val="20"/>
          <w:rtl w:val="0"/>
        </w:rPr>
        <w:t xml:space="preserve">                    me.addVideoOnSuccess(response, recordData, isPlayBtn);</w:t>
      </w:r>
    </w:p>
    <w:p w:rsidR="00000000" w:rsidDel="00000000" w:rsidP="00000000" w:rsidRDefault="00000000" w:rsidRPr="00000000">
      <w:pPr>
        <w:contextualSpacing w:val="0"/>
      </w:pPr>
      <w:r w:rsidDel="00000000" w:rsidR="00000000" w:rsidRPr="00000000">
        <w:rPr>
          <w:sz w:val="20"/>
          <w:szCs w:val="20"/>
          <w:rtl w:val="0"/>
        </w:rPr>
        <w:t xml:space="preserve">                    if (!isPlayBtn) {</w:t>
      </w:r>
    </w:p>
    <w:p w:rsidR="00000000" w:rsidDel="00000000" w:rsidP="00000000" w:rsidRDefault="00000000" w:rsidRPr="00000000">
      <w:pPr>
        <w:contextualSpacing w:val="0"/>
      </w:pPr>
      <w:r w:rsidDel="00000000" w:rsidR="00000000" w:rsidRPr="00000000">
        <w:rPr>
          <w:sz w:val="20"/>
          <w:szCs w:val="20"/>
          <w:rtl w:val="0"/>
        </w:rPr>
        <w:t xml:space="preserve">                        me.showToast("Added to playlist");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failure: function(response) {</w:t>
      </w:r>
    </w:p>
    <w:p w:rsidR="00000000" w:rsidDel="00000000" w:rsidP="00000000" w:rsidRDefault="00000000" w:rsidRPr="00000000">
      <w:pPr>
        <w:contextualSpacing w:val="0"/>
      </w:pPr>
      <w:r w:rsidDel="00000000" w:rsidR="00000000" w:rsidRPr="00000000">
        <w:rPr>
          <w:sz w:val="20"/>
          <w:szCs w:val="20"/>
          <w:rtl w:val="0"/>
        </w:rPr>
        <w:t xml:space="preserve">                    me.util.failedRequest(response.statusText);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Add video to playlist store and local store on success</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addVideoOnSuccess: function(response, recordData, isPlayBtn) {</w:t>
      </w:r>
    </w:p>
    <w:p w:rsidR="00000000" w:rsidDel="00000000" w:rsidP="00000000" w:rsidRDefault="00000000" w:rsidRPr="00000000">
      <w:pPr>
        <w:contextualSpacing w:val="0"/>
      </w:pPr>
      <w:r w:rsidDel="00000000" w:rsidR="00000000" w:rsidRPr="00000000">
        <w:rPr>
          <w:sz w:val="20"/>
          <w:szCs w:val="20"/>
          <w:rtl w:val="0"/>
        </w:rPr>
        <w:t xml:space="preserve">        var results = Ext.decode(response.responseText),</w:t>
      </w:r>
    </w:p>
    <w:p w:rsidR="00000000" w:rsidDel="00000000" w:rsidP="00000000" w:rsidRDefault="00000000" w:rsidRPr="00000000">
      <w:pPr>
        <w:contextualSpacing w:val="0"/>
      </w:pPr>
      <w:r w:rsidDel="00000000" w:rsidR="00000000" w:rsidRPr="00000000">
        <w:rPr>
          <w:sz w:val="20"/>
          <w:szCs w:val="20"/>
          <w:rtl w:val="0"/>
        </w:rPr>
        <w:t xml:space="preserve">            data = results.items[0],</w:t>
      </w:r>
    </w:p>
    <w:p w:rsidR="00000000" w:rsidDel="00000000" w:rsidP="00000000" w:rsidRDefault="00000000" w:rsidRPr="00000000">
      <w:pPr>
        <w:contextualSpacing w:val="0"/>
      </w:pPr>
      <w:r w:rsidDel="00000000" w:rsidR="00000000" w:rsidRPr="00000000">
        <w:rPr>
          <w:sz w:val="20"/>
          <w:szCs w:val="20"/>
          <w:rtl w:val="0"/>
        </w:rPr>
        <w:t xml:space="preserve">            me = this,</w:t>
      </w:r>
    </w:p>
    <w:p w:rsidR="00000000" w:rsidDel="00000000" w:rsidP="00000000" w:rsidRDefault="00000000" w:rsidRPr="00000000">
      <w:pPr>
        <w:contextualSpacing w:val="0"/>
      </w:pPr>
      <w:r w:rsidDel="00000000" w:rsidR="00000000" w:rsidRPr="00000000">
        <w:rPr>
          <w:sz w:val="20"/>
          <w:szCs w:val="20"/>
          <w:rtl w:val="0"/>
        </w:rPr>
        <w:t xml:space="preserve">            localStore,</w:t>
      </w:r>
    </w:p>
    <w:p w:rsidR="00000000" w:rsidDel="00000000" w:rsidP="00000000" w:rsidRDefault="00000000" w:rsidRPr="00000000">
      <w:pPr>
        <w:contextualSpacing w:val="0"/>
      </w:pPr>
      <w:r w:rsidDel="00000000" w:rsidR="00000000" w:rsidRPr="00000000">
        <w:rPr>
          <w:sz w:val="20"/>
          <w:szCs w:val="20"/>
          <w:rtl w:val="0"/>
        </w:rPr>
        <w:t xml:space="preserve">            addedVideo,</w:t>
      </w:r>
    </w:p>
    <w:p w:rsidR="00000000" w:rsidDel="00000000" w:rsidP="00000000" w:rsidRDefault="00000000" w:rsidRPr="00000000">
      <w:pPr>
        <w:contextualSpacing w:val="0"/>
      </w:pPr>
      <w:r w:rsidDel="00000000" w:rsidR="00000000" w:rsidRPr="00000000">
        <w:rPr>
          <w:sz w:val="20"/>
          <w:szCs w:val="20"/>
          <w:rtl w:val="0"/>
        </w:rPr>
        <w:t xml:space="preserve">            playlistStore = Ext.getStore('PlaylistVideos');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recordData.duration = data.contentDetails.duration;</w:t>
      </w:r>
    </w:p>
    <w:p w:rsidR="00000000" w:rsidDel="00000000" w:rsidP="00000000" w:rsidRDefault="00000000" w:rsidRPr="00000000">
      <w:pPr>
        <w:contextualSpacing w:val="0"/>
      </w:pPr>
      <w:r w:rsidDel="00000000" w:rsidR="00000000" w:rsidRPr="00000000">
        <w:rPr>
          <w:sz w:val="20"/>
          <w:szCs w:val="20"/>
          <w:rtl w:val="0"/>
        </w:rPr>
        <w:t xml:space="preserve">        recordData.videoLink = data.player.embedHtml;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localStore = {</w:t>
      </w:r>
    </w:p>
    <w:p w:rsidR="00000000" w:rsidDel="00000000" w:rsidP="00000000" w:rsidRDefault="00000000" w:rsidRPr="00000000">
      <w:pPr>
        <w:contextualSpacing w:val="0"/>
      </w:pPr>
      <w:r w:rsidDel="00000000" w:rsidR="00000000" w:rsidRPr="00000000">
        <w:rPr>
          <w:sz w:val="20"/>
          <w:szCs w:val="20"/>
          <w:rtl w:val="0"/>
        </w:rPr>
        <w:t xml:space="preserve">            title: recordData.title,</w:t>
      </w:r>
    </w:p>
    <w:p w:rsidR="00000000" w:rsidDel="00000000" w:rsidP="00000000" w:rsidRDefault="00000000" w:rsidRPr="00000000">
      <w:pPr>
        <w:contextualSpacing w:val="0"/>
      </w:pPr>
      <w:r w:rsidDel="00000000" w:rsidR="00000000" w:rsidRPr="00000000">
        <w:rPr>
          <w:sz w:val="20"/>
          <w:szCs w:val="20"/>
          <w:rtl w:val="0"/>
        </w:rPr>
        <w:t xml:space="preserve">            channelTitle: recordData.channelTitle || 'Anonymous',</w:t>
      </w:r>
    </w:p>
    <w:p w:rsidR="00000000" w:rsidDel="00000000" w:rsidP="00000000" w:rsidRDefault="00000000" w:rsidRPr="00000000">
      <w:pPr>
        <w:contextualSpacing w:val="0"/>
      </w:pPr>
      <w:r w:rsidDel="00000000" w:rsidR="00000000" w:rsidRPr="00000000">
        <w:rPr>
          <w:sz w:val="20"/>
          <w:szCs w:val="20"/>
          <w:rtl w:val="0"/>
        </w:rPr>
        <w:t xml:space="preserve">            id: recordData.id,</w:t>
      </w:r>
    </w:p>
    <w:p w:rsidR="00000000" w:rsidDel="00000000" w:rsidP="00000000" w:rsidRDefault="00000000" w:rsidRPr="00000000">
      <w:pPr>
        <w:contextualSpacing w:val="0"/>
      </w:pPr>
      <w:r w:rsidDel="00000000" w:rsidR="00000000" w:rsidRPr="00000000">
        <w:rPr>
          <w:sz w:val="20"/>
          <w:szCs w:val="20"/>
          <w:rtl w:val="0"/>
        </w:rPr>
        <w:t xml:space="preserve">            vid: recordData.id.videoId || recordData.id,</w:t>
      </w:r>
    </w:p>
    <w:p w:rsidR="00000000" w:rsidDel="00000000" w:rsidP="00000000" w:rsidRDefault="00000000" w:rsidRPr="00000000">
      <w:pPr>
        <w:contextualSpacing w:val="0"/>
      </w:pPr>
      <w:r w:rsidDel="00000000" w:rsidR="00000000" w:rsidRPr="00000000">
        <w:rPr>
          <w:sz w:val="20"/>
          <w:szCs w:val="20"/>
          <w:rtl w:val="0"/>
        </w:rPr>
        <w:t xml:space="preserve">            thumbnail: recordData.thumbnail,</w:t>
      </w:r>
    </w:p>
    <w:p w:rsidR="00000000" w:rsidDel="00000000" w:rsidP="00000000" w:rsidRDefault="00000000" w:rsidRPr="00000000">
      <w:pPr>
        <w:contextualSpacing w:val="0"/>
      </w:pPr>
      <w:r w:rsidDel="00000000" w:rsidR="00000000" w:rsidRPr="00000000">
        <w:rPr>
          <w:sz w:val="20"/>
          <w:szCs w:val="20"/>
          <w:rtl w:val="0"/>
        </w:rPr>
        <w:t xml:space="preserve">            duration: recordData.duration</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addedVideo = playlistStore.add(localStore);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me.getPlaylistClearButton().setDisabled(false);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playlistStore.sync();</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13"/>
      <w:r w:rsidDel="00000000" w:rsidR="00000000" w:rsidRPr="00000000">
        <w:rPr>
          <w:sz w:val="20"/>
          <w:szCs w:val="20"/>
          <w:rtl w:val="0"/>
        </w:rPr>
        <w:t xml:space="preserve">The above function </w:t>
      </w:r>
      <w:commentRangeEnd w:id="13"/>
      <w:r w:rsidDel="00000000" w:rsidR="00000000" w:rsidRPr="00000000">
        <w:commentReference w:id="13"/>
      </w:r>
      <w:r w:rsidDel="00000000" w:rsidR="00000000" w:rsidRPr="00000000">
        <w:rPr>
          <w:sz w:val="20"/>
          <w:szCs w:val="20"/>
          <w:rtl w:val="0"/>
        </w:rPr>
        <w:t xml:space="preserve">does the work of adding the video item tapped to the playlist. To avoid repetition of adding the same item again and again to the playlist we had kept a check for results that checks the ‘vid’ field value with the current item videoId or id value. If matched it sets the status flag and returns it.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if (playlistStore.findRecord("vid", (videoId || id)))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contextualSpacing w:val="0"/>
      </w:pPr>
      <w:commentRangeStart w:id="14"/>
      <w:r w:rsidDel="00000000" w:rsidR="00000000" w:rsidRPr="00000000">
        <w:rPr>
          <w:rFonts w:ascii="Courier New" w:cs="Courier New" w:eastAsia="Courier New" w:hAnsi="Courier New"/>
          <w:sz w:val="18"/>
          <w:szCs w:val="18"/>
          <w:rtl w:val="0"/>
        </w:rPr>
        <w:t xml:space="preserve">We have used a component called ‘Sencha Toast’ while adding a video to the Playlist</w:t>
      </w:r>
      <w:commentRangeEnd w:id="14"/>
      <w:r w:rsidDel="00000000" w:rsidR="00000000" w:rsidRPr="00000000">
        <w:commentReference w:id="14"/>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showToast: function(toastMessage)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Ext.toast({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message: toastMessage,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margin: '90% 0% 0%',</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timeout: 400,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ab/>
        <w:t xml:space="preserve">     autoDestroy:true,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showAnimation: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type: 'fadeIn',</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duration: 250,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easing: 'ease-out'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hideAnimation: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type: 'fadeOut',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duration: 250,</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easing: 'ease-out'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Layout w:type="fixed"/>
        <w:tblLook w:val="0600"/>
      </w:tblPr>
      <w:tblGrid>
        <w:gridCol w:w="4740"/>
        <w:gridCol w:w="4620"/>
        <w:tblGridChange w:id="0">
          <w:tblGrid>
            <w:gridCol w:w="4740"/>
            <w:gridCol w:w="46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709863" cy="4027672"/>
                  <wp:effectExtent b="0" l="0" r="0" t="0"/>
                  <wp:docPr descr="toast.png" id="22" name="image43.png"/>
                  <a:graphic>
                    <a:graphicData uri="http://schemas.openxmlformats.org/drawingml/2006/picture">
                      <pic:pic>
                        <pic:nvPicPr>
                          <pic:cNvPr descr="toast.png" id="0" name="image43.png"/>
                          <pic:cNvPicPr preferRelativeResize="0"/>
                        </pic:nvPicPr>
                        <pic:blipFill>
                          <a:blip r:embed="rId34"/>
                          <a:srcRect b="0" l="0" r="0" t="0"/>
                          <a:stretch>
                            <a:fillRect/>
                          </a:stretch>
                        </pic:blipFill>
                        <pic:spPr>
                          <a:xfrm>
                            <a:off x="0" y="0"/>
                            <a:ext cx="2709863" cy="4027672"/>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676525" cy="4025900"/>
                  <wp:effectExtent b="0" l="0" r="0" t="0"/>
                  <wp:docPr descr="toast2.png" id="3" name="image10.png"/>
                  <a:graphic>
                    <a:graphicData uri="http://schemas.openxmlformats.org/drawingml/2006/picture">
                      <pic:pic>
                        <pic:nvPicPr>
                          <pic:cNvPr descr="toast2.png" id="0" name="image10.png"/>
                          <pic:cNvPicPr preferRelativeResize="0"/>
                        </pic:nvPicPr>
                        <pic:blipFill>
                          <a:blip r:embed="rId35"/>
                          <a:srcRect b="0" l="0" r="0" t="0"/>
                          <a:stretch>
                            <a:fillRect/>
                          </a:stretch>
                        </pic:blipFill>
                        <pic:spPr>
                          <a:xfrm>
                            <a:off x="0" y="0"/>
                            <a:ext cx="2676525" cy="40259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Coming on to the Home view. When an item in any featured list is tapped, it shows a VideoOptions view accompanied by two buttons 1) </w:t>
      </w:r>
      <w:r w:rsidDel="00000000" w:rsidR="00000000" w:rsidRPr="00000000">
        <w:rPr>
          <w:b w:val="1"/>
          <w:sz w:val="18"/>
          <w:szCs w:val="18"/>
          <w:rtl w:val="0"/>
        </w:rPr>
        <w:t xml:space="preserve">Play</w:t>
      </w:r>
      <w:r w:rsidDel="00000000" w:rsidR="00000000" w:rsidRPr="00000000">
        <w:rPr>
          <w:sz w:val="18"/>
          <w:szCs w:val="18"/>
          <w:rtl w:val="0"/>
        </w:rPr>
        <w:t xml:space="preserve"> and 2) </w:t>
      </w:r>
      <w:r w:rsidDel="00000000" w:rsidR="00000000" w:rsidRPr="00000000">
        <w:rPr>
          <w:b w:val="1"/>
          <w:sz w:val="18"/>
          <w:szCs w:val="18"/>
          <w:rtl w:val="0"/>
        </w:rPr>
        <w:t xml:space="preserve">Add to Playlist</w:t>
      </w:r>
      <w:r w:rsidDel="00000000" w:rsidR="00000000" w:rsidRPr="00000000">
        <w:rPr>
          <w:sz w:val="18"/>
          <w:szCs w:val="18"/>
          <w:rtl w:val="0"/>
        </w:rPr>
        <w:t xml:space="preserve">. What happens when the user taps on play button is explained in next section. Here, we will discuss the latter. When the user taps on Add to Playlist button, the function below is fired.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As you can see that addVideoToPlaylist() function is reused here (already been discussed).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 Adds Featured Videos to Playlist</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addFeaturedVideoToPlaylist: function(button) {</w:t>
      </w:r>
    </w:p>
    <w:p w:rsidR="00000000" w:rsidDel="00000000" w:rsidP="00000000" w:rsidRDefault="00000000" w:rsidRPr="00000000">
      <w:pPr>
        <w:contextualSpacing w:val="0"/>
      </w:pPr>
      <w:r w:rsidDel="00000000" w:rsidR="00000000" w:rsidRPr="00000000">
        <w:rPr>
          <w:sz w:val="18"/>
          <w:szCs w:val="18"/>
          <w:rtl w:val="0"/>
        </w:rPr>
        <w:t xml:space="preserve">        var me = this,</w:t>
      </w:r>
    </w:p>
    <w:p w:rsidR="00000000" w:rsidDel="00000000" w:rsidP="00000000" w:rsidRDefault="00000000" w:rsidRPr="00000000">
      <w:pPr>
        <w:contextualSpacing w:val="0"/>
      </w:pPr>
      <w:r w:rsidDel="00000000" w:rsidR="00000000" w:rsidRPr="00000000">
        <w:rPr>
          <w:sz w:val="18"/>
          <w:szCs w:val="18"/>
          <w:rtl w:val="0"/>
        </w:rPr>
        <w:t xml:space="preserve">            selectedVideo = me.getSelectedVideo(button);</w:t>
      </w:r>
    </w:p>
    <w:p w:rsidR="00000000" w:rsidDel="00000000" w:rsidP="00000000" w:rsidRDefault="00000000" w:rsidRPr="00000000">
      <w:pPr>
        <w:contextualSpacing w:val="0"/>
      </w:pPr>
      <w:r w:rsidDel="00000000" w:rsidR="00000000" w:rsidRPr="00000000">
        <w:rPr>
          <w:sz w:val="18"/>
          <w:szCs w:val="18"/>
          <w:rtl w:val="0"/>
        </w:rPr>
        <w:t xml:space="preserve">        me.addVideoToPlaylist(selectedVideo, false);</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Here, we needed to get hold of the selected item data of the list. To do that we wrote the getSeclectedVideo() function. In this function we used the up() method to get the listContainer and caught the videoList in action. Having these two references, our task becomes simple where we just need to get the selected item data using getSelection() and getData() in conjunction. Now, this selectedVideo is returned to the event function above which an addVideoToPlaylist() is called, using this data as parameter.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 Get Selected Video Item</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getSelectedVideo: function(button) {</w:t>
      </w:r>
    </w:p>
    <w:p w:rsidR="00000000" w:rsidDel="00000000" w:rsidP="00000000" w:rsidRDefault="00000000" w:rsidRPr="00000000">
      <w:pPr>
        <w:contextualSpacing w:val="0"/>
      </w:pPr>
      <w:r w:rsidDel="00000000" w:rsidR="00000000" w:rsidRPr="00000000">
        <w:rPr>
          <w:sz w:val="18"/>
          <w:szCs w:val="18"/>
          <w:rtl w:val="0"/>
        </w:rPr>
        <w:t xml:space="preserve">        var me = this,</w:t>
      </w:r>
    </w:p>
    <w:p w:rsidR="00000000" w:rsidDel="00000000" w:rsidP="00000000" w:rsidRDefault="00000000" w:rsidRPr="00000000">
      <w:pPr>
        <w:contextualSpacing w:val="0"/>
      </w:pPr>
      <w:r w:rsidDel="00000000" w:rsidR="00000000" w:rsidRPr="00000000">
        <w:rPr>
          <w:sz w:val="18"/>
          <w:szCs w:val="18"/>
          <w:rtl w:val="0"/>
        </w:rPr>
        <w:t xml:space="preserve">            listContainer = button.up().up(),</w:t>
      </w:r>
    </w:p>
    <w:p w:rsidR="00000000" w:rsidDel="00000000" w:rsidP="00000000" w:rsidRDefault="00000000" w:rsidRPr="00000000">
      <w:pPr>
        <w:contextualSpacing w:val="0"/>
      </w:pPr>
      <w:r w:rsidDel="00000000" w:rsidR="00000000" w:rsidRPr="00000000">
        <w:rPr>
          <w:sz w:val="18"/>
          <w:szCs w:val="18"/>
          <w:rtl w:val="0"/>
        </w:rPr>
        <w:t xml:space="preserve">            videoList = listContainer.getItems().items[1],</w:t>
      </w:r>
    </w:p>
    <w:p w:rsidR="00000000" w:rsidDel="00000000" w:rsidP="00000000" w:rsidRDefault="00000000" w:rsidRPr="00000000">
      <w:pPr>
        <w:contextualSpacing w:val="0"/>
      </w:pPr>
      <w:r w:rsidDel="00000000" w:rsidR="00000000" w:rsidRPr="00000000">
        <w:rPr>
          <w:sz w:val="18"/>
          <w:szCs w:val="18"/>
          <w:rtl w:val="0"/>
        </w:rPr>
        <w:t xml:space="preserve">            selectedVideo;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selectedVideo = videoList.getSelection()[0].getData();</w:t>
      </w:r>
    </w:p>
    <w:p w:rsidR="00000000" w:rsidDel="00000000" w:rsidP="00000000" w:rsidRDefault="00000000" w:rsidRPr="00000000">
      <w:pPr>
        <w:contextualSpacing w:val="0"/>
      </w:pPr>
      <w:r w:rsidDel="00000000" w:rsidR="00000000" w:rsidRPr="00000000">
        <w:rPr>
          <w:sz w:val="18"/>
          <w:szCs w:val="18"/>
          <w:rtl w:val="0"/>
        </w:rPr>
        <w:t xml:space="preserve">        selectedVideo.vid = selectedVideo.id;</w:t>
      </w:r>
    </w:p>
    <w:p w:rsidR="00000000" w:rsidDel="00000000" w:rsidP="00000000" w:rsidRDefault="00000000" w:rsidRPr="00000000">
      <w:pPr>
        <w:contextualSpacing w:val="0"/>
      </w:pPr>
      <w:r w:rsidDel="00000000" w:rsidR="00000000" w:rsidRPr="00000000">
        <w:rPr>
          <w:sz w:val="18"/>
          <w:szCs w:val="18"/>
          <w:rtl w:val="0"/>
        </w:rPr>
        <w:t xml:space="preserve">        return selectedVideo;</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8o2tafgvw4ej" w:id="19"/>
      <w:bookmarkEnd w:id="19"/>
      <w:r w:rsidDel="00000000" w:rsidR="00000000" w:rsidRPr="00000000">
        <w:rPr>
          <w:rFonts w:ascii="Arial" w:cs="Arial" w:eastAsia="Arial" w:hAnsi="Arial"/>
          <w:color w:val="000000"/>
          <w:sz w:val="22"/>
          <w:szCs w:val="22"/>
          <w:rtl w:val="0"/>
        </w:rPr>
        <w:t xml:space="preserve">Persisting Playlist with the help of Local Storage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20" w:line="350.99999999999994" w:lineRule="auto"/>
        <w:contextualSpacing w:val="0"/>
      </w:pPr>
      <w:r w:rsidDel="00000000" w:rsidR="00000000" w:rsidRPr="00000000">
        <w:rPr>
          <w:sz w:val="20"/>
          <w:szCs w:val="20"/>
          <w:highlight w:val="white"/>
          <w:rtl w:val="0"/>
        </w:rPr>
        <w:t xml:space="preserve">localStorage is extremely useful for saving user-specific information without the need of building server-side infrastructure, for supporting it. Let's imagine we're creating a playlist of videos and want to save the playlist data locally so it can be easily accessible again later. We'll start by creating a playlist store which requires Video (Video.js) model: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Ext.define(</w:t>
      </w:r>
      <w:r w:rsidDel="00000000" w:rsidR="00000000" w:rsidRPr="00000000">
        <w:rPr>
          <w:rFonts w:ascii="Courier New" w:cs="Courier New" w:eastAsia="Courier New" w:hAnsi="Courier New"/>
          <w:color w:val="0000ff"/>
          <w:sz w:val="18"/>
          <w:szCs w:val="18"/>
          <w:rtl w:val="0"/>
        </w:rPr>
        <w:t xml:space="preserve">'BoomBoom.store.PlaylistVideos'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extend: </w:t>
      </w:r>
      <w:r w:rsidDel="00000000" w:rsidR="00000000" w:rsidRPr="00000000">
        <w:rPr>
          <w:rFonts w:ascii="Courier New" w:cs="Courier New" w:eastAsia="Courier New" w:hAnsi="Courier New"/>
          <w:color w:val="0000ff"/>
          <w:sz w:val="18"/>
          <w:szCs w:val="18"/>
          <w:rtl w:val="0"/>
        </w:rPr>
        <w:t xml:space="preserve">'Ext.data.Store'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requires: [</w:t>
      </w:r>
      <w:r w:rsidDel="00000000" w:rsidR="00000000" w:rsidRPr="00000000">
        <w:rPr>
          <w:rFonts w:ascii="Courier New" w:cs="Courier New" w:eastAsia="Courier New" w:hAnsi="Courier New"/>
          <w:color w:val="0000ff"/>
          <w:sz w:val="18"/>
          <w:szCs w:val="18"/>
          <w:rtl w:val="0"/>
        </w:rPr>
        <w:t xml:space="preserve">'Ext.data.proxy.LocalStorage'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config: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model: </w:t>
      </w:r>
      <w:r w:rsidDel="00000000" w:rsidR="00000000" w:rsidRPr="00000000">
        <w:rPr>
          <w:rFonts w:ascii="Courier New" w:cs="Courier New" w:eastAsia="Courier New" w:hAnsi="Courier New"/>
          <w:color w:val="0000ff"/>
          <w:sz w:val="18"/>
          <w:szCs w:val="18"/>
          <w:rtl w:val="0"/>
        </w:rPr>
        <w:t xml:space="preserve">'BoomBoom.model.Video'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autoLoad: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identifier: </w:t>
      </w:r>
      <w:r w:rsidDel="00000000" w:rsidR="00000000" w:rsidRPr="00000000">
        <w:rPr>
          <w:rFonts w:ascii="Courier New" w:cs="Courier New" w:eastAsia="Courier New" w:hAnsi="Courier New"/>
          <w:color w:val="0000ff"/>
          <w:sz w:val="18"/>
          <w:szCs w:val="18"/>
          <w:rtl w:val="0"/>
        </w:rPr>
        <w:t xml:space="preserve">'uuid'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proxy: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type: </w:t>
      </w:r>
      <w:r w:rsidDel="00000000" w:rsidR="00000000" w:rsidRPr="00000000">
        <w:rPr>
          <w:rFonts w:ascii="Courier New" w:cs="Courier New" w:eastAsia="Courier New" w:hAnsi="Courier New"/>
          <w:color w:val="0000ff"/>
          <w:sz w:val="18"/>
          <w:szCs w:val="18"/>
          <w:rtl w:val="0"/>
        </w:rPr>
        <w:t xml:space="preserve">'localstorage'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id: </w:t>
      </w:r>
      <w:r w:rsidDel="00000000" w:rsidR="00000000" w:rsidRPr="00000000">
        <w:rPr>
          <w:rFonts w:ascii="Courier New" w:cs="Courier New" w:eastAsia="Courier New" w:hAnsi="Courier New"/>
          <w:color w:val="0000ff"/>
          <w:sz w:val="18"/>
          <w:szCs w:val="18"/>
          <w:rtl w:val="0"/>
        </w:rPr>
        <w:t xml:space="preserve">'playlistlocalstorage'</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after="220" w:line="350.99999999999994" w:lineRule="auto"/>
        <w:contextualSpacing w:val="0"/>
      </w:pPr>
      <w:r w:rsidDel="00000000" w:rsidR="00000000" w:rsidRPr="00000000">
        <w:rPr>
          <w:rtl w:val="0"/>
        </w:rPr>
      </w:r>
    </w:p>
    <w:p w:rsidR="00000000" w:rsidDel="00000000" w:rsidP="00000000" w:rsidRDefault="00000000" w:rsidRPr="00000000">
      <w:pPr>
        <w:spacing w:after="220" w:line="350.99999999999994" w:lineRule="auto"/>
        <w:contextualSpacing w:val="0"/>
      </w:pPr>
      <w:r w:rsidDel="00000000" w:rsidR="00000000" w:rsidRPr="00000000">
        <w:rPr>
          <w:sz w:val="20"/>
          <w:szCs w:val="20"/>
          <w:highlight w:val="white"/>
          <w:rtl w:val="0"/>
        </w:rPr>
        <w:t xml:space="preserve">Our playlist store contains autoLoad, identifier and a Proxy definition. </w:t>
      </w:r>
      <w:r w:rsidDel="00000000" w:rsidR="00000000" w:rsidRPr="00000000">
        <w:rPr>
          <w:sz w:val="18"/>
          <w:szCs w:val="18"/>
          <w:highlight w:val="white"/>
          <w:rtl w:val="0"/>
        </w:rPr>
        <w:t xml:space="preserve">As </w:t>
      </w:r>
      <w:r w:rsidDel="00000000" w:rsidR="00000000" w:rsidRPr="00000000">
        <w:rPr>
          <w:rFonts w:ascii="Courier New" w:cs="Courier New" w:eastAsia="Courier New" w:hAnsi="Courier New"/>
          <w:color w:val="0000ff"/>
          <w:sz w:val="18"/>
          <w:szCs w:val="18"/>
          <w:highlight w:val="white"/>
          <w:rtl w:val="0"/>
        </w:rPr>
        <w:t xml:space="preserve">autoLoad</w:t>
      </w:r>
      <w:r w:rsidDel="00000000" w:rsidR="00000000" w:rsidRPr="00000000">
        <w:rPr>
          <w:sz w:val="18"/>
          <w:szCs w:val="18"/>
          <w:highlight w:val="white"/>
          <w:rtl w:val="0"/>
        </w:rPr>
        <w:t xml:space="preserve"> is </w:t>
      </w:r>
      <w:r w:rsidDel="00000000" w:rsidR="00000000" w:rsidRPr="00000000">
        <w:rPr>
          <w:rFonts w:ascii="Courier New" w:cs="Courier New" w:eastAsia="Courier New" w:hAnsi="Courier New"/>
          <w:sz w:val="18"/>
          <w:szCs w:val="18"/>
          <w:highlight w:val="white"/>
          <w:rtl w:val="0"/>
        </w:rPr>
        <w:t xml:space="preserve">true</w:t>
      </w:r>
      <w:r w:rsidDel="00000000" w:rsidR="00000000" w:rsidRPr="00000000">
        <w:rPr>
          <w:sz w:val="18"/>
          <w:szCs w:val="18"/>
          <w:highlight w:val="white"/>
          <w:rtl w:val="0"/>
        </w:rPr>
        <w:t xml:space="preserve">, </w:t>
      </w:r>
      <w:r w:rsidDel="00000000" w:rsidR="00000000" w:rsidRPr="00000000">
        <w:rPr>
          <w:sz w:val="20"/>
          <w:szCs w:val="20"/>
          <w:highlight w:val="white"/>
          <w:rtl w:val="0"/>
        </w:rPr>
        <w:t xml:space="preserve">the </w:t>
      </w:r>
      <w:r w:rsidDel="00000000" w:rsidR="00000000" w:rsidRPr="00000000">
        <w:rPr>
          <w:color w:val="0000ff"/>
          <w:sz w:val="18"/>
          <w:szCs w:val="18"/>
          <w:highlight w:val="white"/>
          <w:rtl w:val="0"/>
        </w:rPr>
        <w:t xml:space="preserve">load</w:t>
      </w:r>
      <w:r w:rsidDel="00000000" w:rsidR="00000000" w:rsidRPr="00000000">
        <w:rPr>
          <w:sz w:val="18"/>
          <w:szCs w:val="18"/>
          <w:highlight w:val="white"/>
          <w:rtl w:val="0"/>
        </w:rPr>
        <w:t xml:space="preserve">() </w:t>
      </w:r>
      <w:r w:rsidDel="00000000" w:rsidR="00000000" w:rsidRPr="00000000">
        <w:rPr>
          <w:sz w:val="20"/>
          <w:szCs w:val="20"/>
          <w:highlight w:val="white"/>
          <w:rtl w:val="0"/>
        </w:rPr>
        <w:t xml:space="preserve">method is automatically called after creation.</w:t>
      </w:r>
      <w:r w:rsidDel="00000000" w:rsidR="00000000" w:rsidRPr="00000000">
        <w:rPr>
          <w:sz w:val="18"/>
          <w:szCs w:val="18"/>
          <w:highlight w:val="white"/>
          <w:rtl w:val="0"/>
        </w:rPr>
        <w:t xml:space="preserve"> The </w:t>
      </w:r>
      <w:r w:rsidDel="00000000" w:rsidR="00000000" w:rsidRPr="00000000">
        <w:rPr>
          <w:color w:val="0000ff"/>
          <w:sz w:val="18"/>
          <w:szCs w:val="18"/>
          <w:highlight w:val="white"/>
          <w:rtl w:val="0"/>
        </w:rPr>
        <w:t xml:space="preserve">load</w:t>
      </w:r>
      <w:r w:rsidDel="00000000" w:rsidR="00000000" w:rsidRPr="00000000">
        <w:rPr>
          <w:sz w:val="18"/>
          <w:szCs w:val="18"/>
          <w:highlight w:val="white"/>
          <w:rtl w:val="0"/>
        </w:rPr>
        <w:t xml:space="preserve">() </w:t>
      </w:r>
      <w:r w:rsidDel="00000000" w:rsidR="00000000" w:rsidRPr="00000000">
        <w:rPr>
          <w:sz w:val="20"/>
          <w:szCs w:val="20"/>
          <w:highlight w:val="white"/>
          <w:rtl w:val="0"/>
        </w:rPr>
        <w:t xml:space="preserve">method also adds the localstorage data to our playlist store whenever our app is accessed. As </w:t>
      </w:r>
      <w:r w:rsidDel="00000000" w:rsidR="00000000" w:rsidRPr="00000000">
        <w:rPr>
          <w:rFonts w:ascii="Courier New" w:cs="Courier New" w:eastAsia="Courier New" w:hAnsi="Courier New"/>
          <w:sz w:val="18"/>
          <w:szCs w:val="18"/>
          <w:rtl w:val="0"/>
        </w:rPr>
        <w:t xml:space="preserve">identifier is </w:t>
      </w:r>
      <w:r w:rsidDel="00000000" w:rsidR="00000000" w:rsidRPr="00000000">
        <w:rPr>
          <w:rFonts w:ascii="Courier New" w:cs="Courier New" w:eastAsia="Courier New" w:hAnsi="Courier New"/>
          <w:color w:val="0000ff"/>
          <w:sz w:val="18"/>
          <w:szCs w:val="18"/>
          <w:rtl w:val="0"/>
        </w:rPr>
        <w:t xml:space="preserve">'uuid'</w:t>
      </w:r>
      <w:r w:rsidDel="00000000" w:rsidR="00000000" w:rsidRPr="00000000">
        <w:rPr>
          <w:sz w:val="20"/>
          <w:szCs w:val="20"/>
          <w:highlight w:val="white"/>
          <w:rtl w:val="0"/>
        </w:rPr>
        <w:t xml:space="preserve">, our  identifier generation strategy for the playlist store ensures unique id. The only configuration we need to pass to the LocalStorage proxy is an </w:t>
      </w:r>
      <w:hyperlink r:id="rId36">
        <w:r w:rsidDel="00000000" w:rsidR="00000000" w:rsidRPr="00000000">
          <w:rPr>
            <w:sz w:val="20"/>
            <w:szCs w:val="20"/>
            <w:highlight w:val="white"/>
            <w:rtl w:val="0"/>
          </w:rPr>
          <w:t xml:space="preserve">id</w:t>
        </w:r>
      </w:hyperlink>
      <w:r w:rsidDel="00000000" w:rsidR="00000000" w:rsidRPr="00000000">
        <w:rPr>
          <w:sz w:val="20"/>
          <w:szCs w:val="20"/>
          <w:highlight w:val="white"/>
          <w:rtl w:val="0"/>
        </w:rPr>
        <w:t xml:space="preserve">. This is important as it separates the store data, in this Proxy, from all others. The localStorage API puts all data into a single shared namespace, so by setting an id we enable LocalStorageProxy to manage the saved playlist data.</w:t>
      </w:r>
    </w:p>
    <w:p w:rsidR="00000000" w:rsidDel="00000000" w:rsidP="00000000" w:rsidRDefault="00000000" w:rsidRPr="00000000">
      <w:pPr>
        <w:spacing w:after="220" w:line="240" w:lineRule="auto"/>
        <w:contextualSpacing w:val="0"/>
      </w:pPr>
      <w:r w:rsidDel="00000000" w:rsidR="00000000" w:rsidRPr="00000000">
        <w:rPr>
          <w:sz w:val="20"/>
          <w:szCs w:val="20"/>
          <w:highlight w:val="white"/>
          <w:rtl w:val="0"/>
        </w:rPr>
        <w:t xml:space="preserve">Saving our data into localStorage is easy and usually done with a </w:t>
      </w:r>
      <w:hyperlink r:id="rId37">
        <w:r w:rsidDel="00000000" w:rsidR="00000000" w:rsidRPr="00000000">
          <w:rPr>
            <w:sz w:val="20"/>
            <w:szCs w:val="20"/>
            <w:highlight w:val="white"/>
            <w:rtl w:val="0"/>
          </w:rPr>
          <w:t xml:space="preserve">Store</w:t>
        </w:r>
      </w:hyperlink>
      <w:r w:rsidDel="00000000" w:rsidR="00000000" w:rsidRPr="00000000">
        <w:rPr>
          <w:sz w:val="20"/>
          <w:szCs w:val="20"/>
          <w:highlight w:val="white"/>
          <w:rtl w:val="0"/>
        </w:rPr>
        <w:t xml:space="preserve">:</w:t>
      </w:r>
    </w:p>
    <w:p w:rsidR="00000000" w:rsidDel="00000000" w:rsidP="00000000" w:rsidRDefault="00000000" w:rsidRPr="00000000">
      <w:pPr>
        <w:spacing w:after="220" w:line="240" w:lineRule="auto"/>
        <w:contextualSpacing w:val="0"/>
      </w:pPr>
      <w:r w:rsidDel="00000000" w:rsidR="00000000" w:rsidRPr="00000000">
        <w:rPr>
          <w:color w:val="38761d"/>
          <w:sz w:val="18"/>
          <w:szCs w:val="18"/>
          <w:highlight w:val="white"/>
          <w:rtl w:val="0"/>
        </w:rPr>
        <w:t xml:space="preserve">//Creating videoInfo object which will contain all the information of a video</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videoInfo = {</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                    title: recordData.</w:t>
      </w:r>
      <w:r w:rsidDel="00000000" w:rsidR="00000000" w:rsidRPr="00000000">
        <w:rPr>
          <w:color w:val="0000ff"/>
          <w:sz w:val="18"/>
          <w:szCs w:val="18"/>
          <w:highlight w:val="white"/>
          <w:rtl w:val="0"/>
        </w:rPr>
        <w:t xml:space="preserve">title</w:t>
      </w:r>
      <w:r w:rsidDel="00000000" w:rsidR="00000000" w:rsidRPr="00000000">
        <w:rPr>
          <w:sz w:val="18"/>
          <w:szCs w:val="18"/>
          <w:highlight w:val="white"/>
          <w:rtl w:val="0"/>
        </w:rPr>
        <w:t xml:space="preserve">,</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                    channelTitle: recordData.</w:t>
      </w:r>
      <w:r w:rsidDel="00000000" w:rsidR="00000000" w:rsidRPr="00000000">
        <w:rPr>
          <w:color w:val="0000ff"/>
          <w:sz w:val="18"/>
          <w:szCs w:val="18"/>
          <w:highlight w:val="white"/>
          <w:rtl w:val="0"/>
        </w:rPr>
        <w:t xml:space="preserve">channelTitle</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'Annonymous'</w:t>
      </w:r>
      <w:r w:rsidDel="00000000" w:rsidR="00000000" w:rsidRPr="00000000">
        <w:rPr>
          <w:sz w:val="18"/>
          <w:szCs w:val="18"/>
          <w:highlight w:val="white"/>
          <w:rtl w:val="0"/>
        </w:rPr>
        <w:t xml:space="preserve">,</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                    id: recordData.</w:t>
      </w:r>
      <w:r w:rsidDel="00000000" w:rsidR="00000000" w:rsidRPr="00000000">
        <w:rPr>
          <w:color w:val="0000ff"/>
          <w:sz w:val="18"/>
          <w:szCs w:val="18"/>
          <w:highlight w:val="white"/>
          <w:rtl w:val="0"/>
        </w:rPr>
        <w:t xml:space="preserve">id</w:t>
      </w:r>
      <w:r w:rsidDel="00000000" w:rsidR="00000000" w:rsidRPr="00000000">
        <w:rPr>
          <w:sz w:val="18"/>
          <w:szCs w:val="18"/>
          <w:highlight w:val="white"/>
          <w:rtl w:val="0"/>
        </w:rPr>
        <w:t xml:space="preserve">,</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                    vid: recordData.</w:t>
      </w:r>
      <w:r w:rsidDel="00000000" w:rsidR="00000000" w:rsidRPr="00000000">
        <w:rPr>
          <w:color w:val="0000ff"/>
          <w:sz w:val="18"/>
          <w:szCs w:val="18"/>
          <w:highlight w:val="white"/>
          <w:rtl w:val="0"/>
        </w:rPr>
        <w:t xml:space="preserve">videoId</w:t>
      </w:r>
      <w:r w:rsidDel="00000000" w:rsidR="00000000" w:rsidRPr="00000000">
        <w:rPr>
          <w:sz w:val="18"/>
          <w:szCs w:val="18"/>
          <w:highlight w:val="white"/>
          <w:rtl w:val="0"/>
        </w:rPr>
        <w:t xml:space="preserve">,</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                    thumbnail: recordData.</w:t>
      </w:r>
      <w:r w:rsidDel="00000000" w:rsidR="00000000" w:rsidRPr="00000000">
        <w:rPr>
          <w:color w:val="0000ff"/>
          <w:sz w:val="18"/>
          <w:szCs w:val="18"/>
          <w:highlight w:val="white"/>
          <w:rtl w:val="0"/>
        </w:rPr>
        <w:t xml:space="preserve">thumbnail</w:t>
      </w:r>
      <w:r w:rsidDel="00000000" w:rsidR="00000000" w:rsidRPr="00000000">
        <w:rPr>
          <w:sz w:val="18"/>
          <w:szCs w:val="18"/>
          <w:highlight w:val="white"/>
          <w:rtl w:val="0"/>
        </w:rPr>
        <w:t xml:space="preserve">,</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                    duration: recordData.</w:t>
      </w:r>
      <w:r w:rsidDel="00000000" w:rsidR="00000000" w:rsidRPr="00000000">
        <w:rPr>
          <w:color w:val="0000ff"/>
          <w:sz w:val="18"/>
          <w:szCs w:val="18"/>
          <w:highlight w:val="white"/>
          <w:rtl w:val="0"/>
        </w:rPr>
        <w:t xml:space="preserve">duration</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   };</w:t>
      </w:r>
    </w:p>
    <w:p w:rsidR="00000000" w:rsidDel="00000000" w:rsidP="00000000" w:rsidRDefault="00000000" w:rsidRPr="00000000">
      <w:pPr>
        <w:spacing w:after="220" w:line="240" w:lineRule="auto"/>
        <w:contextualSpacing w:val="0"/>
      </w:pPr>
      <w:r w:rsidDel="00000000" w:rsidR="00000000" w:rsidRPr="00000000">
        <w:rPr>
          <w:color w:val="38761d"/>
          <w:sz w:val="18"/>
          <w:szCs w:val="18"/>
          <w:highlight w:val="white"/>
          <w:rtl w:val="0"/>
        </w:rPr>
        <w:t xml:space="preserve">//Adding videoInfo object to playlist store</w:t>
      </w:r>
    </w:p>
    <w:p w:rsidR="00000000" w:rsidDel="00000000" w:rsidP="00000000" w:rsidRDefault="00000000" w:rsidRPr="00000000">
      <w:pPr>
        <w:spacing w:after="220" w:line="240" w:lineRule="auto"/>
        <w:contextualSpacing w:val="0"/>
      </w:pPr>
      <w:r w:rsidDel="00000000" w:rsidR="00000000" w:rsidRPr="00000000">
        <w:rPr>
          <w:color w:val="38761d"/>
          <w:sz w:val="20"/>
          <w:szCs w:val="20"/>
          <w:highlight w:val="white"/>
          <w:rtl w:val="0"/>
        </w:rPr>
        <w:tab/>
      </w:r>
      <w:r w:rsidDel="00000000" w:rsidR="00000000" w:rsidRPr="00000000">
        <w:rPr>
          <w:sz w:val="18"/>
          <w:szCs w:val="18"/>
          <w:rtl w:val="0"/>
        </w:rPr>
        <w:t xml:space="preserve">var playlistStore = Ext.getStore('PlaylistVideos');</w:t>
      </w:r>
    </w:p>
    <w:p w:rsidR="00000000" w:rsidDel="00000000" w:rsidP="00000000" w:rsidRDefault="00000000" w:rsidRPr="00000000">
      <w:pPr>
        <w:spacing w:line="240" w:lineRule="auto"/>
        <w:contextualSpacing w:val="0"/>
      </w:pPr>
      <w:r w:rsidDel="00000000" w:rsidR="00000000" w:rsidRPr="00000000">
        <w:rPr>
          <w:sz w:val="18"/>
          <w:szCs w:val="18"/>
          <w:rtl w:val="0"/>
        </w:rPr>
        <w:t xml:space="preserve">              playlistStore.add(videoInfo);</w:t>
      </w:r>
    </w:p>
    <w:p w:rsidR="00000000" w:rsidDel="00000000" w:rsidP="00000000" w:rsidRDefault="00000000" w:rsidRPr="00000000">
      <w:pPr>
        <w:spacing w:before="200" w:line="240" w:lineRule="auto"/>
        <w:contextualSpacing w:val="0"/>
      </w:pPr>
      <w:r w:rsidDel="00000000" w:rsidR="00000000" w:rsidRPr="00000000">
        <w:rPr>
          <w:rFonts w:ascii="Courier New" w:cs="Courier New" w:eastAsia="Courier New" w:hAnsi="Courier New"/>
          <w:color w:val="38761d"/>
          <w:sz w:val="18"/>
          <w:szCs w:val="18"/>
          <w:shd w:fill="f7f7f7" w:val="clear"/>
          <w:rtl w:val="0"/>
        </w:rPr>
        <w:t xml:space="preserve">//finally, save our playlist store data to localStorage using inbuilt function </w:t>
      </w:r>
      <w:r w:rsidDel="00000000" w:rsidR="00000000" w:rsidRPr="00000000">
        <w:rPr>
          <w:rFonts w:ascii="Courier New" w:cs="Courier New" w:eastAsia="Courier New" w:hAnsi="Courier New"/>
          <w:color w:val="1155cc"/>
          <w:sz w:val="18"/>
          <w:szCs w:val="18"/>
          <w:shd w:fill="f7f7f7" w:val="clear"/>
          <w:rtl w:val="0"/>
        </w:rPr>
        <w:t xml:space="preserve">sync</w:t>
      </w:r>
      <w:r w:rsidDel="00000000" w:rsidR="00000000" w:rsidRPr="00000000">
        <w:rPr>
          <w:rFonts w:ascii="Courier New" w:cs="Courier New" w:eastAsia="Courier New" w:hAnsi="Courier New"/>
          <w:color w:val="38761d"/>
          <w:sz w:val="18"/>
          <w:szCs w:val="18"/>
          <w:shd w:fill="f7f7f7" w:val="clear"/>
          <w:rtl w:val="0"/>
        </w:rPr>
        <w:t xml:space="preserve">()</w:t>
      </w: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Courier New" w:cs="Courier New" w:eastAsia="Courier New" w:hAnsi="Courier New"/>
          <w:sz w:val="18"/>
          <w:szCs w:val="18"/>
          <w:shd w:fill="f7f7f7" w:val="clear"/>
          <w:rtl w:val="0"/>
        </w:rPr>
        <w:t xml:space="preserve">       playlistStore.</w:t>
      </w:r>
      <w:r w:rsidDel="00000000" w:rsidR="00000000" w:rsidRPr="00000000">
        <w:rPr>
          <w:rFonts w:ascii="Courier New" w:cs="Courier New" w:eastAsia="Courier New" w:hAnsi="Courier New"/>
          <w:color w:val="1155cc"/>
          <w:sz w:val="18"/>
          <w:szCs w:val="18"/>
          <w:shd w:fill="f7f7f7" w:val="clear"/>
          <w:rtl w:val="0"/>
        </w:rPr>
        <w:t xml:space="preserve">sync</w:t>
      </w:r>
      <w:r w:rsidDel="00000000" w:rsidR="00000000" w:rsidRPr="00000000">
        <w:rPr>
          <w:rFonts w:ascii="Courier New" w:cs="Courier New" w:eastAsia="Courier New" w:hAnsi="Courier New"/>
          <w:sz w:val="18"/>
          <w:szCs w:val="18"/>
          <w:shd w:fill="f7f7f7" w:val="clear"/>
          <w:rtl w:val="0"/>
        </w:rPr>
        <w:t xml:space="preserve">();</w:t>
      </w:r>
    </w:p>
    <w:p w:rsidR="00000000" w:rsidDel="00000000" w:rsidP="00000000" w:rsidRDefault="00000000" w:rsidRPr="00000000">
      <w:pPr>
        <w:spacing w:before="200" w:line="240" w:lineRule="auto"/>
        <w:contextualSpacing w:val="0"/>
      </w:pPr>
      <w:r w:rsidDel="00000000" w:rsidR="00000000" w:rsidRPr="00000000">
        <w:rPr>
          <w:rtl w:val="0"/>
        </w:rPr>
      </w:r>
    </w:p>
    <w:p w:rsidR="00000000" w:rsidDel="00000000" w:rsidP="00000000" w:rsidRDefault="00000000" w:rsidRPr="00000000">
      <w:pPr>
        <w:spacing w:after="220" w:line="240" w:lineRule="auto"/>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220" w:line="240" w:lineRule="auto"/>
              <w:contextualSpacing w:val="0"/>
            </w:pPr>
            <w:r w:rsidDel="00000000" w:rsidR="00000000" w:rsidRPr="00000000">
              <w:rPr>
                <w:b w:val="1"/>
                <w:color w:val="ff0000"/>
                <w:highlight w:val="white"/>
                <w:rtl w:val="0"/>
              </w:rPr>
              <w:t xml:space="preserve">Limitations</w:t>
            </w:r>
            <w:r w:rsidDel="00000000" w:rsidR="00000000" w:rsidRPr="00000000">
              <w:rPr>
                <w:rtl w:val="0"/>
              </w:rPr>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If the proxy is used in a browser where local storage is not supported, the constructor will throw an error. A local storage proxy requires a unique ID which is used as a key that stores all record data in the local storage object.</w:t>
            </w:r>
          </w:p>
          <w:p w:rsidR="00000000" w:rsidDel="00000000" w:rsidP="00000000" w:rsidRDefault="00000000" w:rsidRPr="00000000">
            <w:pPr>
              <w:spacing w:after="220" w:line="240" w:lineRule="auto"/>
              <w:contextualSpacing w:val="0"/>
            </w:pPr>
            <w:r w:rsidDel="00000000" w:rsidR="00000000" w:rsidRPr="00000000">
              <w:rPr>
                <w:sz w:val="18"/>
                <w:szCs w:val="18"/>
                <w:highlight w:val="white"/>
                <w:rtl w:val="0"/>
              </w:rPr>
              <w:t xml:space="preserve">It's important to supply this unique ID as it cannot be reliably determined otherwise. If no id is provided but the attached store has a storeId, the storeId will be used. If neither option is presented the proxy will throw an error.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after="22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56920ns0r6t" w:id="20"/>
      <w:bookmarkEnd w:id="20"/>
      <w:r w:rsidDel="00000000" w:rsidR="00000000" w:rsidRPr="00000000">
        <w:rPr>
          <w:rFonts w:ascii="Arial" w:cs="Arial" w:eastAsia="Arial" w:hAnsi="Arial"/>
          <w:sz w:val="22"/>
          <w:szCs w:val="22"/>
          <w:rtl w:val="0"/>
        </w:rPr>
        <w:t xml:space="preserve">Playing videos from different 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We have discussed how to search and add videos to playlist. Now is the time to know how to play them. We can play videos in two ways: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1) By clicking on the play button, that appears when you click on any videos from categorised lists in the home view or from the searchlist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0"/>
          <w:szCs w:val="20"/>
          <w:rtl w:val="0"/>
        </w:rPr>
        <w:t xml:space="preserve">2) You can first add video to playlist and then tap on the video item in the playlist.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38450" cy="4318000"/>
                  <wp:effectExtent b="0" l="0" r="0" t="0"/>
                  <wp:docPr descr="searchlist.png" id="11" name="image24.png"/>
                  <a:graphic>
                    <a:graphicData uri="http://schemas.openxmlformats.org/drawingml/2006/picture">
                      <pic:pic>
                        <pic:nvPicPr>
                          <pic:cNvPr descr="searchlist.png" id="0" name="image24.png"/>
                          <pic:cNvPicPr preferRelativeResize="0"/>
                        </pic:nvPicPr>
                        <pic:blipFill>
                          <a:blip r:embed="rId38"/>
                          <a:srcRect b="0" l="0" r="0" t="0"/>
                          <a:stretch>
                            <a:fillRect/>
                          </a:stretch>
                        </pic:blipFill>
                        <pic:spPr>
                          <a:xfrm>
                            <a:off x="0" y="0"/>
                            <a:ext cx="2838450" cy="4318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38450" cy="4310063"/>
                  <wp:effectExtent b="0" l="0" r="0" t="0"/>
                  <wp:docPr descr="playlisttiitanic.png" id="19" name="image39.png"/>
                  <a:graphic>
                    <a:graphicData uri="http://schemas.openxmlformats.org/drawingml/2006/picture">
                      <pic:pic>
                        <pic:nvPicPr>
                          <pic:cNvPr descr="playlisttiitanic.png" id="0" name="image39.png"/>
                          <pic:cNvPicPr preferRelativeResize="0"/>
                        </pic:nvPicPr>
                        <pic:blipFill>
                          <a:blip r:embed="rId39"/>
                          <a:srcRect b="0" l="0" r="0" t="0"/>
                          <a:stretch>
                            <a:fillRect/>
                          </a:stretch>
                        </pic:blipFill>
                        <pic:spPr>
                          <a:xfrm>
                            <a:off x="0" y="0"/>
                            <a:ext cx="2838450" cy="4310063"/>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The first option is a direct way to play a video. Let’s see what exactly happens when you click the play button. Upon click, two actions are performed, the first is that the video item is added to playlist and then the video is played.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The second approach is rather simple and performs only one action - playing the video.</w:t>
      </w:r>
    </w:p>
    <w:p w:rsidR="00000000" w:rsidDel="00000000" w:rsidP="00000000" w:rsidRDefault="00000000" w:rsidRPr="00000000">
      <w:pPr>
        <w:contextualSpacing w:val="0"/>
      </w:pPr>
      <w:r w:rsidDel="00000000" w:rsidR="00000000" w:rsidRPr="00000000">
        <w:rPr>
          <w:sz w:val="20"/>
          <w:szCs w:val="20"/>
          <w:rtl w:val="0"/>
        </w:rPr>
        <w:t xml:space="preserve">By now, you already know the background code for adding videos to playlist so let us see how to play them. First we will look at the code to play video using the first way i.e, from the buttons that appear in the home page and search page (in App.js Controller).</w:t>
        <w:br w:type="textWrapping"/>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Play selected video</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playVideo: function(recordData) {</w:t>
      </w:r>
    </w:p>
    <w:p w:rsidR="00000000" w:rsidDel="00000000" w:rsidP="00000000" w:rsidRDefault="00000000" w:rsidRPr="00000000">
      <w:pPr>
        <w:contextualSpacing w:val="0"/>
      </w:pPr>
      <w:r w:rsidDel="00000000" w:rsidR="00000000" w:rsidRPr="00000000">
        <w:rPr>
          <w:sz w:val="20"/>
          <w:szCs w:val="20"/>
          <w:rtl w:val="0"/>
        </w:rPr>
        <w:t xml:space="preserve">        var me = this,</w:t>
      </w:r>
    </w:p>
    <w:p w:rsidR="00000000" w:rsidDel="00000000" w:rsidP="00000000" w:rsidRDefault="00000000" w:rsidRPr="00000000">
      <w:pPr>
        <w:contextualSpacing w:val="0"/>
      </w:pPr>
      <w:r w:rsidDel="00000000" w:rsidR="00000000" w:rsidRPr="00000000">
        <w:rPr>
          <w:sz w:val="20"/>
          <w:szCs w:val="20"/>
          <w:rtl w:val="0"/>
        </w:rPr>
        <w:t xml:space="preserve">            videoPlayer = me.getVideoContentPage(),</w:t>
      </w:r>
    </w:p>
    <w:p w:rsidR="00000000" w:rsidDel="00000000" w:rsidP="00000000" w:rsidRDefault="00000000" w:rsidRPr="00000000">
      <w:pPr>
        <w:contextualSpacing w:val="0"/>
      </w:pPr>
      <w:r w:rsidDel="00000000" w:rsidR="00000000" w:rsidRPr="00000000">
        <w:rPr>
          <w:sz w:val="20"/>
          <w:szCs w:val="20"/>
          <w:rtl w:val="0"/>
        </w:rPr>
        <w:t xml:space="preserve">            menuIndex = me.util.getMenuIndex("videoplayer", me),</w:t>
      </w:r>
    </w:p>
    <w:p w:rsidR="00000000" w:rsidDel="00000000" w:rsidP="00000000" w:rsidRDefault="00000000" w:rsidRPr="00000000">
      <w:pPr>
        <w:contextualSpacing w:val="0"/>
      </w:pPr>
      <w:r w:rsidDel="00000000" w:rsidR="00000000" w:rsidRPr="00000000">
        <w:rPr>
          <w:sz w:val="20"/>
          <w:szCs w:val="20"/>
          <w:rtl w:val="0"/>
        </w:rPr>
        <w:t xml:space="preserve">            count, index;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me.redirectTo('videocontentpage');</w:t>
      </w:r>
    </w:p>
    <w:p w:rsidR="00000000" w:rsidDel="00000000" w:rsidP="00000000" w:rsidRDefault="00000000" w:rsidRPr="00000000">
      <w:pPr>
        <w:contextualSpacing w:val="0"/>
      </w:pPr>
      <w:r w:rsidDel="00000000" w:rsidR="00000000" w:rsidRPr="00000000">
        <w:rPr>
          <w:sz w:val="20"/>
          <w:szCs w:val="20"/>
          <w:rtl w:val="0"/>
        </w:rPr>
        <w:t xml:space="preserve">        me.getVideoPlayerContainer().setMasked({</w:t>
      </w:r>
    </w:p>
    <w:p w:rsidR="00000000" w:rsidDel="00000000" w:rsidP="00000000" w:rsidRDefault="00000000" w:rsidRPr="00000000">
      <w:pPr>
        <w:contextualSpacing w:val="0"/>
      </w:pPr>
      <w:r w:rsidDel="00000000" w:rsidR="00000000" w:rsidRPr="00000000">
        <w:rPr>
          <w:sz w:val="20"/>
          <w:szCs w:val="20"/>
          <w:rtl w:val="0"/>
        </w:rPr>
        <w:t xml:space="preserve">            xtype: 'loadmask'</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index = me.addVideoToPlaylist(recordData,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me.getMenu().select(menuIndex);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if (me.getVideoPlayerContainer()) {</w:t>
      </w:r>
    </w:p>
    <w:p w:rsidR="00000000" w:rsidDel="00000000" w:rsidP="00000000" w:rsidRDefault="00000000" w:rsidRPr="00000000">
      <w:pPr>
        <w:contextualSpacing w:val="0"/>
      </w:pPr>
      <w:r w:rsidDel="00000000" w:rsidR="00000000" w:rsidRPr="00000000">
        <w:rPr>
          <w:sz w:val="20"/>
          <w:szCs w:val="20"/>
          <w:rtl w:val="0"/>
        </w:rPr>
        <w:t xml:space="preserve">            me.getVideoPlayerContainer().setData(recordData);</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Ext.defer(function() {</w:t>
      </w:r>
    </w:p>
    <w:p w:rsidR="00000000" w:rsidDel="00000000" w:rsidP="00000000" w:rsidRDefault="00000000" w:rsidRPr="00000000">
      <w:pPr>
        <w:contextualSpacing w:val="0"/>
      </w:pPr>
      <w:r w:rsidDel="00000000" w:rsidR="00000000" w:rsidRPr="00000000">
        <w:rPr>
          <w:sz w:val="20"/>
          <w:szCs w:val="20"/>
          <w:rtl w:val="0"/>
        </w:rPr>
        <w:t xml:space="preserve">            count = Ext.getStore('PlaylistVideos').getCount();</w:t>
      </w:r>
    </w:p>
    <w:p w:rsidR="00000000" w:rsidDel="00000000" w:rsidP="00000000" w:rsidRDefault="00000000" w:rsidRPr="00000000">
      <w:pPr>
        <w:contextualSpacing w:val="0"/>
      </w:pPr>
      <w:r w:rsidDel="00000000" w:rsidR="00000000" w:rsidRPr="00000000">
        <w:rPr>
          <w:sz w:val="20"/>
          <w:szCs w:val="20"/>
          <w:rtl w:val="0"/>
        </w:rPr>
        <w:t xml:space="preserve">            me.getVideoPlayerContainer().setMasked(false);</w:t>
      </w:r>
    </w:p>
    <w:p w:rsidR="00000000" w:rsidDel="00000000" w:rsidP="00000000" w:rsidRDefault="00000000" w:rsidRPr="00000000">
      <w:pPr>
        <w:contextualSpacing w:val="0"/>
      </w:pPr>
      <w:r w:rsidDel="00000000" w:rsidR="00000000" w:rsidRPr="00000000">
        <w:rPr>
          <w:sz w:val="20"/>
          <w:szCs w:val="20"/>
          <w:rtl w:val="0"/>
        </w:rPr>
        <w:t xml:space="preserve">            if (!(index &gt;= 0)) {</w:t>
      </w:r>
    </w:p>
    <w:p w:rsidR="00000000" w:rsidDel="00000000" w:rsidP="00000000" w:rsidRDefault="00000000" w:rsidRPr="00000000">
      <w:pPr>
        <w:contextualSpacing w:val="0"/>
      </w:pPr>
      <w:r w:rsidDel="00000000" w:rsidR="00000000" w:rsidRPr="00000000">
        <w:rPr>
          <w:sz w:val="20"/>
          <w:szCs w:val="20"/>
          <w:rtl w:val="0"/>
        </w:rPr>
        <w:t xml:space="preserve">                index = count - 1;</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me.getPlayList().select(index);</w:t>
      </w:r>
    </w:p>
    <w:p w:rsidR="00000000" w:rsidDel="00000000" w:rsidP="00000000" w:rsidRDefault="00000000" w:rsidRPr="00000000">
      <w:pPr>
        <w:contextualSpacing w:val="0"/>
      </w:pPr>
      <w:r w:rsidDel="00000000" w:rsidR="00000000" w:rsidRPr="00000000">
        <w:rPr>
          <w:sz w:val="20"/>
          <w:szCs w:val="20"/>
          <w:rtl w:val="0"/>
        </w:rPr>
        <w:t xml:space="preserve">            me.util.disablePlayerControls(me, index, count);</w:t>
      </w:r>
    </w:p>
    <w:p w:rsidR="00000000" w:rsidDel="00000000" w:rsidP="00000000" w:rsidRDefault="00000000" w:rsidRPr="00000000">
      <w:pPr>
        <w:contextualSpacing w:val="0"/>
      </w:pPr>
      <w:r w:rsidDel="00000000" w:rsidR="00000000" w:rsidRPr="00000000">
        <w:rPr>
          <w:sz w:val="20"/>
          <w:szCs w:val="20"/>
          <w:rtl w:val="0"/>
        </w:rPr>
        <w:t xml:space="preserve">        }, 1000);</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Some of the methods used here are not yet discussed but we will definitely check them in greater detail, later. For now you just need to know their function, by reading the comments written above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Here, we are skipping the refs and control part, intending to discuss only the function which is invoked under the tap event of the play button.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&lt;script type="text/template" id="video_player_template"&gt;</w:t>
      </w:r>
    </w:p>
    <w:p w:rsidR="00000000" w:rsidDel="00000000" w:rsidP="00000000" w:rsidRDefault="00000000" w:rsidRPr="00000000">
      <w:pPr>
        <w:contextualSpacing w:val="0"/>
      </w:pPr>
      <w:r w:rsidDel="00000000" w:rsidR="00000000" w:rsidRPr="00000000">
        <w:rPr>
          <w:sz w:val="20"/>
          <w:szCs w:val="20"/>
          <w:rtl w:val="0"/>
        </w:rPr>
        <w:t xml:space="preserve">        &lt;tpl if="vid"&gt;</w:t>
      </w:r>
    </w:p>
    <w:p w:rsidR="00000000" w:rsidDel="00000000" w:rsidP="00000000" w:rsidRDefault="00000000" w:rsidRPr="00000000">
      <w:pPr>
        <w:contextualSpacing w:val="0"/>
      </w:pPr>
      <w:r w:rsidDel="00000000" w:rsidR="00000000" w:rsidRPr="00000000">
        <w:rPr>
          <w:sz w:val="20"/>
          <w:szCs w:val="20"/>
          <w:rtl w:val="0"/>
        </w:rPr>
        <w:t xml:space="preserve">         &lt;div class="video-player"&gt;&lt;iframe type='text/html' src='https://www.youtube.com/embed/{vid}'    width='100%' frameborder='0' fullscreen=true/&gt;</w:t>
      </w:r>
    </w:p>
    <w:p w:rsidR="00000000" w:rsidDel="00000000" w:rsidP="00000000" w:rsidRDefault="00000000" w:rsidRPr="00000000">
      <w:pPr>
        <w:contextualSpacing w:val="0"/>
      </w:pPr>
      <w:r w:rsidDel="00000000" w:rsidR="00000000" w:rsidRPr="00000000">
        <w:rPr>
          <w:sz w:val="20"/>
          <w:szCs w:val="20"/>
          <w:rtl w:val="0"/>
        </w:rPr>
        <w:t xml:space="preserve">            &lt;/div&gt;</w:t>
      </w:r>
    </w:p>
    <w:p w:rsidR="00000000" w:rsidDel="00000000" w:rsidP="00000000" w:rsidRDefault="00000000" w:rsidRPr="00000000">
      <w:pPr>
        <w:contextualSpacing w:val="0"/>
      </w:pPr>
      <w:r w:rsidDel="00000000" w:rsidR="00000000" w:rsidRPr="00000000">
        <w:rPr>
          <w:sz w:val="20"/>
          <w:szCs w:val="20"/>
          <w:rtl w:val="0"/>
        </w:rPr>
        <w:t xml:space="preserve">        &lt;tpl else&gt;</w:t>
      </w:r>
    </w:p>
    <w:p w:rsidR="00000000" w:rsidDel="00000000" w:rsidP="00000000" w:rsidRDefault="00000000" w:rsidRPr="00000000">
      <w:pPr>
        <w:contextualSpacing w:val="0"/>
      </w:pPr>
      <w:r w:rsidDel="00000000" w:rsidR="00000000" w:rsidRPr="00000000">
        <w:rPr>
          <w:sz w:val="20"/>
          <w:szCs w:val="20"/>
          <w:rtl w:val="0"/>
        </w:rPr>
        <w:t xml:space="preserve">            &lt;div class="video-player-empty-text"&gt;No video to Play&lt;/div&gt;</w:t>
      </w:r>
    </w:p>
    <w:p w:rsidR="00000000" w:rsidDel="00000000" w:rsidP="00000000" w:rsidRDefault="00000000" w:rsidRPr="00000000">
      <w:pPr>
        <w:contextualSpacing w:val="0"/>
      </w:pPr>
      <w:r w:rsidDel="00000000" w:rsidR="00000000" w:rsidRPr="00000000">
        <w:rPr>
          <w:sz w:val="20"/>
          <w:szCs w:val="20"/>
          <w:rtl w:val="0"/>
        </w:rPr>
        <w:t xml:space="preserve">        &lt;/tpl&gt;</w:t>
      </w:r>
    </w:p>
    <w:p w:rsidR="00000000" w:rsidDel="00000000" w:rsidP="00000000" w:rsidRDefault="00000000" w:rsidRPr="00000000">
      <w:pPr>
        <w:contextualSpacing w:val="0"/>
      </w:pPr>
      <w:r w:rsidDel="00000000" w:rsidR="00000000" w:rsidRPr="00000000">
        <w:rPr>
          <w:sz w:val="20"/>
          <w:szCs w:val="20"/>
          <w:rtl w:val="0"/>
        </w:rPr>
        <w:t xml:space="preserve"> &lt;/script&gt;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For more details about the video player container that holds the template, you may refer to the ‘VideoPlayer’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As we observe the above template we can see the {vid} value is passed on to the template when the data is set for our video container. This ‘vid’ completes the link and the HTML5 player takes care of the rest i.e, your video is up and running.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38475" cy="4562475"/>
            <wp:effectExtent b="0" l="0" r="0" t="0"/>
            <wp:docPr descr="playingVideo.png" id="18" name="image37.png"/>
            <a:graphic>
              <a:graphicData uri="http://schemas.openxmlformats.org/drawingml/2006/picture">
                <pic:pic>
                  <pic:nvPicPr>
                    <pic:cNvPr descr="playingVideo.png" id="0" name="image37.png"/>
                    <pic:cNvPicPr preferRelativeResize="0"/>
                  </pic:nvPicPr>
                  <pic:blipFill>
                    <a:blip r:embed="rId40"/>
                    <a:srcRect b="0" l="0" r="0" t="0"/>
                    <a:stretch>
                      <a:fillRect/>
                    </a:stretch>
                  </pic:blipFill>
                  <pic:spPr>
                    <a:xfrm>
                      <a:off x="0" y="0"/>
                      <a:ext cx="3038475" cy="4562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The second way is much more simpler and is implemented using small function in Player.js Controller. Let’s have a look:</w:t>
      </w:r>
    </w:p>
    <w:p w:rsidR="00000000" w:rsidDel="00000000" w:rsidP="00000000" w:rsidRDefault="00000000" w:rsidRPr="00000000">
      <w:pPr>
        <w:contextualSpacing w:val="0"/>
      </w:pPr>
      <w:r w:rsidDel="00000000" w:rsidR="00000000" w:rsidRPr="00000000">
        <w:rPr>
          <w:sz w:val="20"/>
          <w:szCs w:val="20"/>
          <w:rtl w:val="0"/>
        </w:rPr>
        <w:t xml:space="preserve">   </w:t>
      </w:r>
      <w:r w:rsidDel="00000000" w:rsidR="00000000" w:rsidRPr="00000000">
        <w:rPr>
          <w:color w:val="38761d"/>
          <w:sz w:val="20"/>
          <w:szCs w:val="20"/>
          <w:rtl w:val="0"/>
        </w:rPr>
        <w:t xml:space="preserve"> /*</w:t>
      </w:r>
    </w:p>
    <w:p w:rsidR="00000000" w:rsidDel="00000000" w:rsidP="00000000" w:rsidRDefault="00000000" w:rsidRPr="00000000">
      <w:pPr>
        <w:contextualSpacing w:val="0"/>
      </w:pPr>
      <w:r w:rsidDel="00000000" w:rsidR="00000000" w:rsidRPr="00000000">
        <w:rPr>
          <w:color w:val="38761d"/>
          <w:sz w:val="20"/>
          <w:szCs w:val="20"/>
          <w:rtl w:val="0"/>
        </w:rPr>
        <w:t xml:space="preserve">     * Plays the selected video</w:t>
      </w:r>
    </w:p>
    <w:p w:rsidR="00000000" w:rsidDel="00000000" w:rsidP="00000000" w:rsidRDefault="00000000" w:rsidRPr="00000000">
      <w:pPr>
        <w:contextualSpacing w:val="0"/>
      </w:pPr>
      <w:r w:rsidDel="00000000" w:rsidR="00000000" w:rsidRPr="00000000">
        <w:rPr>
          <w:color w:val="38761d"/>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r w:rsidDel="00000000" w:rsidR="00000000" w:rsidRPr="00000000">
        <w:rPr>
          <w:color w:val="0000ff"/>
          <w:sz w:val="20"/>
          <w:szCs w:val="20"/>
          <w:rtl w:val="0"/>
        </w:rPr>
        <w:t xml:space="preserve">playVideo</w:t>
      </w:r>
      <w:r w:rsidDel="00000000" w:rsidR="00000000" w:rsidRPr="00000000">
        <w:rPr>
          <w:sz w:val="20"/>
          <w:szCs w:val="20"/>
          <w:rtl w:val="0"/>
        </w:rPr>
        <w:t xml:space="preserve">: </w:t>
      </w:r>
      <w:r w:rsidDel="00000000" w:rsidR="00000000" w:rsidRPr="00000000">
        <w:rPr>
          <w:color w:val="1155cc"/>
          <w:sz w:val="20"/>
          <w:szCs w:val="20"/>
          <w:rtl w:val="0"/>
        </w:rPr>
        <w:t xml:space="preserve">function</w:t>
      </w:r>
      <w:r w:rsidDel="00000000" w:rsidR="00000000" w:rsidRPr="00000000">
        <w:rPr>
          <w:sz w:val="20"/>
          <w:szCs w:val="20"/>
          <w:rtl w:val="0"/>
        </w:rPr>
        <w:t xml:space="preserve">(index) {</w:t>
      </w:r>
    </w:p>
    <w:p w:rsidR="00000000" w:rsidDel="00000000" w:rsidP="00000000" w:rsidRDefault="00000000" w:rsidRPr="00000000">
      <w:pPr>
        <w:contextualSpacing w:val="0"/>
      </w:pPr>
      <w:r w:rsidDel="00000000" w:rsidR="00000000" w:rsidRPr="00000000">
        <w:rPr>
          <w:sz w:val="20"/>
          <w:szCs w:val="20"/>
          <w:rtl w:val="0"/>
        </w:rPr>
        <w:t xml:space="preserve">        var me = </w:t>
      </w:r>
      <w:r w:rsidDel="00000000" w:rsidR="00000000" w:rsidRPr="00000000">
        <w:rPr>
          <w:color w:val="0000ff"/>
          <w:sz w:val="20"/>
          <w:szCs w:val="20"/>
          <w:rtl w:val="0"/>
        </w:rPr>
        <w:t xml:space="preserve">this</w:t>
      </w:r>
      <w:r w:rsidDel="00000000" w:rsidR="00000000" w:rsidRPr="00000000">
        <w:rPr>
          <w:sz w:val="20"/>
          <w:szCs w:val="20"/>
          <w:rtl w:val="0"/>
        </w:rPr>
        <w:t xml:space="preserve">,</w:t>
      </w:r>
    </w:p>
    <w:p w:rsidR="00000000" w:rsidDel="00000000" w:rsidP="00000000" w:rsidRDefault="00000000" w:rsidRPr="00000000">
      <w:pPr>
        <w:contextualSpacing w:val="0"/>
      </w:pPr>
      <w:r w:rsidDel="00000000" w:rsidR="00000000" w:rsidRPr="00000000">
        <w:rPr>
          <w:sz w:val="20"/>
          <w:szCs w:val="20"/>
          <w:rtl w:val="0"/>
        </w:rPr>
        <w:t xml:space="preserve">            videoPlayer = me.getVideoContentPage(),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38761d"/>
          <w:sz w:val="20"/>
          <w:szCs w:val="20"/>
          <w:rtl w:val="0"/>
        </w:rPr>
        <w:t xml:space="preserve">// Getting the selected item data from playlist videos store</w:t>
      </w:r>
    </w:p>
    <w:p w:rsidR="00000000" w:rsidDel="00000000" w:rsidP="00000000" w:rsidRDefault="00000000" w:rsidRPr="00000000">
      <w:pPr>
        <w:contextualSpacing w:val="0"/>
      </w:pPr>
      <w:r w:rsidDel="00000000" w:rsidR="00000000" w:rsidRPr="00000000">
        <w:rPr>
          <w:sz w:val="20"/>
          <w:szCs w:val="20"/>
          <w:rtl w:val="0"/>
        </w:rPr>
        <w:t xml:space="preserve">            videoId = Ext.getStore(</w:t>
      </w:r>
      <w:r w:rsidDel="00000000" w:rsidR="00000000" w:rsidRPr="00000000">
        <w:rPr>
          <w:color w:val="0000ff"/>
          <w:sz w:val="20"/>
          <w:szCs w:val="20"/>
          <w:rtl w:val="0"/>
        </w:rPr>
        <w:t xml:space="preserve">'PlaylistVideos'</w:t>
      </w:r>
      <w:r w:rsidDel="00000000" w:rsidR="00000000" w:rsidRPr="00000000">
        <w:rPr>
          <w:sz w:val="20"/>
          <w:szCs w:val="20"/>
          <w:rtl w:val="0"/>
        </w:rPr>
        <w:t xml:space="preserve">).</w:t>
      </w:r>
      <w:r w:rsidDel="00000000" w:rsidR="00000000" w:rsidRPr="00000000">
        <w:rPr>
          <w:color w:val="1155cc"/>
          <w:sz w:val="20"/>
          <w:szCs w:val="20"/>
          <w:rtl w:val="0"/>
        </w:rPr>
        <w:t xml:space="preserve">getAt</w:t>
      </w:r>
      <w:r w:rsidDel="00000000" w:rsidR="00000000" w:rsidRPr="00000000">
        <w:rPr>
          <w:sz w:val="20"/>
          <w:szCs w:val="20"/>
          <w:rtl w:val="0"/>
        </w:rPr>
        <w:t xml:space="preserve">(index).data,</w:t>
      </w:r>
    </w:p>
    <w:p w:rsidR="00000000" w:rsidDel="00000000" w:rsidP="00000000" w:rsidRDefault="00000000" w:rsidRPr="00000000">
      <w:pPr>
        <w:contextualSpacing w:val="0"/>
      </w:pPr>
      <w:r w:rsidDel="00000000" w:rsidR="00000000" w:rsidRPr="00000000">
        <w:rPr>
          <w:sz w:val="20"/>
          <w:szCs w:val="20"/>
          <w:rtl w:val="0"/>
        </w:rPr>
        <w:t xml:space="preserve">            index = me.util.getMenuIndex(</w:t>
      </w:r>
      <w:r w:rsidDel="00000000" w:rsidR="00000000" w:rsidRPr="00000000">
        <w:rPr>
          <w:color w:val="0000ff"/>
          <w:sz w:val="20"/>
          <w:szCs w:val="20"/>
          <w:rtl w:val="0"/>
        </w:rPr>
        <w:t xml:space="preserve">‘videoplayer’</w:t>
      </w:r>
      <w:r w:rsidDel="00000000" w:rsidR="00000000" w:rsidRPr="00000000">
        <w:rPr>
          <w:sz w:val="20"/>
          <w:szCs w:val="20"/>
          <w:rtl w:val="0"/>
        </w:rPr>
        <w:t xml:space="preserve">, me);</w:t>
      </w:r>
    </w:p>
    <w:p w:rsidR="00000000" w:rsidDel="00000000" w:rsidP="00000000" w:rsidRDefault="00000000" w:rsidRPr="00000000">
      <w:pPr>
        <w:contextualSpacing w:val="0"/>
      </w:pPr>
      <w:r w:rsidDel="00000000" w:rsidR="00000000" w:rsidRPr="00000000">
        <w:rPr>
          <w:sz w:val="20"/>
          <w:szCs w:val="20"/>
          <w:rtl w:val="0"/>
        </w:rPr>
        <w:t xml:space="preserve">     </w:t>
      </w:r>
      <w:r w:rsidDel="00000000" w:rsidR="00000000" w:rsidRPr="00000000">
        <w:rPr>
          <w:color w:val="38761d"/>
          <w:sz w:val="20"/>
          <w:szCs w:val="20"/>
          <w:rtl w:val="0"/>
        </w:rPr>
        <w:t xml:space="preserve">   // Setting the data to the video container’s template</w:t>
      </w:r>
    </w:p>
    <w:p w:rsidR="00000000" w:rsidDel="00000000" w:rsidP="00000000" w:rsidRDefault="00000000" w:rsidRPr="00000000">
      <w:pPr>
        <w:contextualSpacing w:val="0"/>
      </w:pPr>
      <w:r w:rsidDel="00000000" w:rsidR="00000000" w:rsidRPr="00000000">
        <w:rPr>
          <w:sz w:val="20"/>
          <w:szCs w:val="20"/>
          <w:rtl w:val="0"/>
        </w:rPr>
        <w:t xml:space="preserve">        me.getVideoPlayerContainer().</w:t>
      </w:r>
      <w:r w:rsidDel="00000000" w:rsidR="00000000" w:rsidRPr="00000000">
        <w:rPr>
          <w:color w:val="1155cc"/>
          <w:sz w:val="20"/>
          <w:szCs w:val="20"/>
          <w:rtl w:val="0"/>
        </w:rPr>
        <w:t xml:space="preserve">setData</w:t>
      </w:r>
      <w:r w:rsidDel="00000000" w:rsidR="00000000" w:rsidRPr="00000000">
        <w:rPr>
          <w:sz w:val="20"/>
          <w:szCs w:val="20"/>
          <w:rtl w:val="0"/>
        </w:rPr>
        <w:t xml:space="preserve">(videoId);</w:t>
      </w:r>
    </w:p>
    <w:p w:rsidR="00000000" w:rsidDel="00000000" w:rsidP="00000000" w:rsidRDefault="00000000" w:rsidRPr="00000000">
      <w:pPr>
        <w:contextualSpacing w:val="0"/>
      </w:pPr>
      <w:r w:rsidDel="00000000" w:rsidR="00000000" w:rsidRPr="00000000">
        <w:rPr>
          <w:sz w:val="20"/>
          <w:szCs w:val="20"/>
          <w:rtl w:val="0"/>
        </w:rPr>
        <w:t xml:space="preserve">        me.util.</w:t>
      </w:r>
      <w:r w:rsidDel="00000000" w:rsidR="00000000" w:rsidRPr="00000000">
        <w:rPr>
          <w:color w:val="1155cc"/>
          <w:sz w:val="20"/>
          <w:szCs w:val="20"/>
          <w:rtl w:val="0"/>
        </w:rPr>
        <w:t xml:space="preserve">showActiveItem</w:t>
      </w:r>
      <w:r w:rsidDel="00000000" w:rsidR="00000000" w:rsidRPr="00000000">
        <w:rPr>
          <w:sz w:val="20"/>
          <w:szCs w:val="20"/>
          <w:rtl w:val="0"/>
        </w:rPr>
        <w:t xml:space="preserve">(me, videoPlayer, </w:t>
      </w:r>
      <w:r w:rsidDel="00000000" w:rsidR="00000000" w:rsidRPr="00000000">
        <w:rPr>
          <w:color w:val="0000ff"/>
          <w:sz w:val="20"/>
          <w:szCs w:val="20"/>
          <w:rtl w:val="0"/>
        </w:rPr>
        <w:t xml:space="preserve">'slide'</w:t>
      </w:r>
      <w:r w:rsidDel="00000000" w:rsidR="00000000" w:rsidRPr="00000000">
        <w:rPr>
          <w:sz w:val="20"/>
          <w:szCs w:val="20"/>
          <w:rtl w:val="0"/>
        </w:rPr>
        <w:t xml:space="preserve">, </w:t>
      </w:r>
      <w:r w:rsidDel="00000000" w:rsidR="00000000" w:rsidRPr="00000000">
        <w:rPr>
          <w:color w:val="0000ff"/>
          <w:sz w:val="20"/>
          <w:szCs w:val="20"/>
          <w:rtl w:val="0"/>
        </w:rPr>
        <w:t xml:space="preserve">'left'</w:t>
      </w:r>
      <w:r w:rsidDel="00000000" w:rsidR="00000000" w:rsidRPr="00000000">
        <w:rPr>
          <w:sz w:val="20"/>
          <w:szCs w:val="20"/>
          <w:rtl w:val="0"/>
        </w:rPr>
        <w:t xml:space="preserve">);</w:t>
      </w:r>
    </w:p>
    <w:p w:rsidR="00000000" w:rsidDel="00000000" w:rsidP="00000000" w:rsidRDefault="00000000" w:rsidRPr="00000000">
      <w:pPr>
        <w:contextualSpacing w:val="0"/>
      </w:pPr>
      <w:r w:rsidDel="00000000" w:rsidR="00000000" w:rsidRPr="00000000">
        <w:rPr>
          <w:sz w:val="20"/>
          <w:szCs w:val="20"/>
          <w:rtl w:val="0"/>
        </w:rPr>
        <w:t xml:space="preserve">        me.getMenu().</w:t>
      </w:r>
      <w:r w:rsidDel="00000000" w:rsidR="00000000" w:rsidRPr="00000000">
        <w:rPr>
          <w:color w:val="1155cc"/>
          <w:sz w:val="20"/>
          <w:szCs w:val="20"/>
          <w:rtl w:val="0"/>
        </w:rPr>
        <w:t xml:space="preserve">select</w:t>
      </w:r>
      <w:r w:rsidDel="00000000" w:rsidR="00000000" w:rsidRPr="00000000">
        <w:rPr>
          <w:sz w:val="20"/>
          <w:szCs w:val="20"/>
          <w:rtl w:val="0"/>
        </w:rPr>
        <w:t xml:space="preserve">(index);</w:t>
      </w:r>
    </w:p>
    <w:p w:rsidR="00000000" w:rsidDel="00000000" w:rsidP="00000000" w:rsidRDefault="00000000" w:rsidRPr="00000000">
      <w:pPr>
        <w:contextualSpacing w:val="0"/>
      </w:pPr>
      <w:r w:rsidDel="00000000" w:rsidR="00000000" w:rsidRPr="00000000">
        <w:rPr>
          <w:sz w:val="20"/>
          <w:szCs w:val="20"/>
          <w:rtl w:val="0"/>
        </w:rPr>
        <w:t xml:space="preserve">        me.getPlayPrev().setDisabled(false);</w:t>
      </w:r>
    </w:p>
    <w:p w:rsidR="00000000" w:rsidDel="00000000" w:rsidP="00000000" w:rsidRDefault="00000000" w:rsidRPr="00000000">
      <w:pPr>
        <w:contextualSpacing w:val="0"/>
      </w:pPr>
      <w:r w:rsidDel="00000000" w:rsidR="00000000" w:rsidRPr="00000000">
        <w:rPr>
          <w:sz w:val="20"/>
          <w:szCs w:val="20"/>
          <w:rtl w:val="0"/>
        </w:rPr>
        <w:t xml:space="preserve">        me.getPlayNext().setDisabled(false);</w:t>
      </w:r>
    </w:p>
    <w:p w:rsidR="00000000" w:rsidDel="00000000" w:rsidP="00000000" w:rsidRDefault="00000000" w:rsidRPr="00000000">
      <w:pPr>
        <w:contextualSpacing w:val="0"/>
      </w:pPr>
      <w:r w:rsidDel="00000000" w:rsidR="00000000" w:rsidRPr="00000000">
        <w:rPr>
          <w:sz w:val="20"/>
          <w:szCs w:val="20"/>
          <w:rtl w:val="0"/>
        </w:rPr>
        <w:t xml:space="preserve">        me.util.disablePlayerControls(me, videoIndex, videoCount);</w:t>
      </w:r>
    </w:p>
    <w:p w:rsidR="00000000" w:rsidDel="00000000" w:rsidP="00000000" w:rsidRDefault="00000000" w:rsidRPr="00000000">
      <w:pPr>
        <w:contextualSpacing w:val="0"/>
      </w:pPr>
      <w:r w:rsidDel="00000000" w:rsidR="00000000" w:rsidRPr="00000000">
        <w:rPr>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The only difference between both the functions is the origin of the data source. Here, we are getting data from the ‘PlaylistVideos’ store where index corresponds to the index of the selected/tapped item on the video playlist, that the user wishes to watch. The rest is pretty much the same as before.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Playing video from Home view is quite similar to adding video to playlist, from home view, with a small difference which is quite self explanatory on its own..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Plays Featured Video</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playFeaturedVideo: function(button) {</w:t>
      </w:r>
    </w:p>
    <w:p w:rsidR="00000000" w:rsidDel="00000000" w:rsidP="00000000" w:rsidRDefault="00000000" w:rsidRPr="00000000">
      <w:pPr>
        <w:contextualSpacing w:val="0"/>
      </w:pPr>
      <w:r w:rsidDel="00000000" w:rsidR="00000000" w:rsidRPr="00000000">
        <w:rPr>
          <w:sz w:val="20"/>
          <w:szCs w:val="20"/>
          <w:rtl w:val="0"/>
        </w:rPr>
        <w:t xml:space="preserve">        var me = this,</w:t>
      </w:r>
    </w:p>
    <w:p w:rsidR="00000000" w:rsidDel="00000000" w:rsidP="00000000" w:rsidRDefault="00000000" w:rsidRPr="00000000">
      <w:pPr>
        <w:contextualSpacing w:val="0"/>
      </w:pPr>
      <w:r w:rsidDel="00000000" w:rsidR="00000000" w:rsidRPr="00000000">
        <w:rPr>
          <w:sz w:val="20"/>
          <w:szCs w:val="20"/>
          <w:rtl w:val="0"/>
        </w:rPr>
        <w:t xml:space="preserve">            selectedVideo = me.getSelectedVideo(button);</w:t>
      </w:r>
    </w:p>
    <w:p w:rsidR="00000000" w:rsidDel="00000000" w:rsidP="00000000" w:rsidRDefault="00000000" w:rsidRPr="00000000">
      <w:pPr>
        <w:contextualSpacing w:val="0"/>
      </w:pPr>
      <w:r w:rsidDel="00000000" w:rsidR="00000000" w:rsidRPr="00000000">
        <w:rPr>
          <w:sz w:val="20"/>
          <w:szCs w:val="20"/>
          <w:rtl w:val="0"/>
        </w:rPr>
        <w:t xml:space="preserve">        me.playVideo(selectedVideo);</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yx2vr5t7kxk" w:id="21"/>
      <w:bookmarkEnd w:id="21"/>
      <w:r w:rsidDel="00000000" w:rsidR="00000000" w:rsidRPr="00000000">
        <w:rPr>
          <w:rFonts w:ascii="Arial" w:cs="Arial" w:eastAsia="Arial" w:hAnsi="Arial"/>
          <w:sz w:val="22"/>
          <w:szCs w:val="22"/>
          <w:rtl w:val="0"/>
        </w:rPr>
        <w:t xml:space="preserve">Removing videos from playlist just by a swipe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Till now we have searched videos and added them to the playlist. The Playlist contains the list of videos of our choice and lets us rewatch watch them whenever we want. What if you no longer want the video to be there in the playlist? Or perhaps you have added a video to the playlist by mistake? The solution is simple, remove the video from playlist. Yes, we have added this feature to our app. You can remove any video from the playlist at any point of time just by swiping. When you swipe an item in the playlist, there appears a delete icon. Now tap on that icon and you are done with removing the video. It is that simple. There is nothing to worry if you have tapped the delete icon by mistake. We have put a confirmation message there which awaits your permission. When you tap on ‘yes’ the video will be removed.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If your playlist has become over crowded and you want to clear all the videos, there is an option. We have kept a ‘Clear All’ button at the bottom of the playlist, tapping which removes all the videos from the playlist.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38450" cy="4191000"/>
                  <wp:effectExtent b="0" l="0" r="0" t="0"/>
                  <wp:docPr descr="playlistm.png" id="17" name="image36.png"/>
                  <a:graphic>
                    <a:graphicData uri="http://schemas.openxmlformats.org/drawingml/2006/picture">
                      <pic:pic>
                        <pic:nvPicPr>
                          <pic:cNvPr descr="playlistm.png" id="0" name="image36.png"/>
                          <pic:cNvPicPr preferRelativeResize="0"/>
                        </pic:nvPicPr>
                        <pic:blipFill>
                          <a:blip r:embed="rId41"/>
                          <a:srcRect b="0" l="0" r="0" t="0"/>
                          <a:stretch>
                            <a:fillRect/>
                          </a:stretch>
                        </pic:blipFill>
                        <pic:spPr>
                          <a:xfrm>
                            <a:off x="0" y="0"/>
                            <a:ext cx="2838450" cy="4191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38450" cy="4229100"/>
                  <wp:effectExtent b="0" l="0" r="0" t="0"/>
                  <wp:docPr descr="deletes.png" id="7" name="image19.png"/>
                  <a:graphic>
                    <a:graphicData uri="http://schemas.openxmlformats.org/drawingml/2006/picture">
                      <pic:pic>
                        <pic:nvPicPr>
                          <pic:cNvPr descr="deletes.png" id="0" name="image19.png"/>
                          <pic:cNvPicPr preferRelativeResize="0"/>
                        </pic:nvPicPr>
                        <pic:blipFill>
                          <a:blip r:embed="rId42"/>
                          <a:srcRect b="0" l="0" r="0" t="0"/>
                          <a:stretch>
                            <a:fillRect/>
                          </a:stretch>
                        </pic:blipFill>
                        <pic:spPr>
                          <a:xfrm>
                            <a:off x="0" y="0"/>
                            <a:ext cx="2838450" cy="42291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Let’s have a quick look at the functions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Delete icon is displayed when swipped an playlist item</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showDeleteIcon: function(view, index, target, record, event) {</w:t>
      </w:r>
    </w:p>
    <w:p w:rsidR="00000000" w:rsidDel="00000000" w:rsidP="00000000" w:rsidRDefault="00000000" w:rsidRPr="00000000">
      <w:pPr>
        <w:contextualSpacing w:val="0"/>
      </w:pPr>
      <w:r w:rsidDel="00000000" w:rsidR="00000000" w:rsidRPr="00000000">
        <w:rPr>
          <w:sz w:val="20"/>
          <w:szCs w:val="20"/>
          <w:rtl w:val="0"/>
        </w:rPr>
        <w:t xml:space="preserve">        var swippedListItem = Ext.get(target.element);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if (event.direction === "left") {</w:t>
      </w:r>
    </w:p>
    <w:p w:rsidR="00000000" w:rsidDel="00000000" w:rsidP="00000000" w:rsidRDefault="00000000" w:rsidRPr="00000000">
      <w:pPr>
        <w:contextualSpacing w:val="0"/>
      </w:pPr>
      <w:r w:rsidDel="00000000" w:rsidR="00000000" w:rsidRPr="00000000">
        <w:rPr>
          <w:sz w:val="20"/>
          <w:szCs w:val="20"/>
          <w:rtl w:val="0"/>
        </w:rPr>
        <w:t xml:space="preserve">            // moves the item to left to reveal delete icon</w:t>
      </w:r>
    </w:p>
    <w:p w:rsidR="00000000" w:rsidDel="00000000" w:rsidP="00000000" w:rsidRDefault="00000000" w:rsidRPr="00000000">
      <w:pPr>
        <w:contextualSpacing w:val="0"/>
      </w:pPr>
      <w:r w:rsidDel="00000000" w:rsidR="00000000" w:rsidRPr="00000000">
        <w:rPr>
          <w:sz w:val="20"/>
          <w:szCs w:val="20"/>
          <w:rtl w:val="0"/>
        </w:rPr>
        <w:t xml:space="preserve">            swippedListItem.removeCls('in').addCls('out');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if (event.direction == "right") {</w:t>
      </w:r>
    </w:p>
    <w:p w:rsidR="00000000" w:rsidDel="00000000" w:rsidP="00000000" w:rsidRDefault="00000000" w:rsidRPr="00000000">
      <w:pPr>
        <w:contextualSpacing w:val="0"/>
      </w:pPr>
      <w:r w:rsidDel="00000000" w:rsidR="00000000" w:rsidRPr="00000000">
        <w:rPr>
          <w:sz w:val="20"/>
          <w:szCs w:val="20"/>
          <w:rtl w:val="0"/>
        </w:rPr>
        <w:t xml:space="preserve">            // moves the item to its original position</w:t>
      </w:r>
    </w:p>
    <w:p w:rsidR="00000000" w:rsidDel="00000000" w:rsidP="00000000" w:rsidRDefault="00000000" w:rsidRPr="00000000">
      <w:pPr>
        <w:contextualSpacing w:val="0"/>
      </w:pPr>
      <w:r w:rsidDel="00000000" w:rsidR="00000000" w:rsidRPr="00000000">
        <w:rPr>
          <w:sz w:val="20"/>
          <w:szCs w:val="20"/>
          <w:rtl w:val="0"/>
        </w:rPr>
        <w:t xml:space="preserve">            swippedListItem.removeCls('out').addCls('in');</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showDeleteIcon() function reveals the delete icon when you swipe the item in playlist. Initially the icon is kept hidden and appears only when an item is swiped to the left. In case you don’t want to delete the video, swipe the item in opposite direction. The delete icon will disappear again and the item takes back to its original position. We have used a simple CSS design to implement this trick.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Selected item is deleted or played</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deleteVideoFromPlaylist: function(view, index, target, record, event) {</w:t>
      </w:r>
    </w:p>
    <w:p w:rsidR="00000000" w:rsidDel="00000000" w:rsidP="00000000" w:rsidRDefault="00000000" w:rsidRPr="00000000">
      <w:pPr>
        <w:contextualSpacing w:val="0"/>
      </w:pPr>
      <w:r w:rsidDel="00000000" w:rsidR="00000000" w:rsidRPr="00000000">
        <w:rPr>
          <w:sz w:val="20"/>
          <w:szCs w:val="20"/>
          <w:rtl w:val="0"/>
        </w:rPr>
        <w:t xml:space="preserve">        var me = this,</w:t>
      </w:r>
    </w:p>
    <w:p w:rsidR="00000000" w:rsidDel="00000000" w:rsidP="00000000" w:rsidRDefault="00000000" w:rsidRPr="00000000">
      <w:pPr>
        <w:contextualSpacing w:val="0"/>
      </w:pPr>
      <w:r w:rsidDel="00000000" w:rsidR="00000000" w:rsidRPr="00000000">
        <w:rPr>
          <w:sz w:val="20"/>
          <w:szCs w:val="20"/>
          <w:rtl w:val="0"/>
        </w:rPr>
        <w:t xml:space="preserve">            clsArray = [],</w:t>
      </w:r>
    </w:p>
    <w:p w:rsidR="00000000" w:rsidDel="00000000" w:rsidP="00000000" w:rsidRDefault="00000000" w:rsidRPr="00000000">
      <w:pPr>
        <w:contextualSpacing w:val="0"/>
      </w:pPr>
      <w:r w:rsidDel="00000000" w:rsidR="00000000" w:rsidRPr="00000000">
        <w:rPr>
          <w:sz w:val="20"/>
          <w:szCs w:val="20"/>
          <w:rtl w:val="0"/>
        </w:rPr>
        <w:t xml:space="preserve">            tappedListItem = Ext.get(target.element);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if (event.target.className === 'playlist-delete-icon-wrapper' ||</w:t>
      </w:r>
    </w:p>
    <w:p w:rsidR="00000000" w:rsidDel="00000000" w:rsidP="00000000" w:rsidRDefault="00000000" w:rsidRPr="00000000">
      <w:pPr>
        <w:contextualSpacing w:val="0"/>
      </w:pPr>
      <w:r w:rsidDel="00000000" w:rsidR="00000000" w:rsidRPr="00000000">
        <w:rPr>
          <w:sz w:val="20"/>
          <w:szCs w:val="20"/>
          <w:rtl w:val="0"/>
        </w:rPr>
        <w:t xml:space="preserve">            event.target.className === 'delete-icon')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for (var i = 0; i &lt; Ext.getStore('PlaylistVideos').getCount(); i++) {</w:t>
      </w:r>
    </w:p>
    <w:p w:rsidR="00000000" w:rsidDel="00000000" w:rsidP="00000000" w:rsidRDefault="00000000" w:rsidRPr="00000000">
      <w:pPr>
        <w:contextualSpacing w:val="0"/>
      </w:pPr>
      <w:r w:rsidDel="00000000" w:rsidR="00000000" w:rsidRPr="00000000">
        <w:rPr>
          <w:sz w:val="20"/>
          <w:szCs w:val="20"/>
          <w:rtl w:val="0"/>
        </w:rPr>
        <w:t xml:space="preserve">                clsArray[i] = me.getVideoPlaylist().getItemAt(i).element.hasCls('out');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try {</w:t>
      </w:r>
    </w:p>
    <w:p w:rsidR="00000000" w:rsidDel="00000000" w:rsidP="00000000" w:rsidRDefault="00000000" w:rsidRPr="00000000">
      <w:pPr>
        <w:contextualSpacing w:val="0"/>
      </w:pPr>
      <w:r w:rsidDel="00000000" w:rsidR="00000000" w:rsidRPr="00000000">
        <w:rPr>
          <w:sz w:val="20"/>
          <w:szCs w:val="20"/>
          <w:rtl w:val="0"/>
        </w:rPr>
        <w:t xml:space="preserve">                Ext.Msg.confirm("Confirmation", lang.confirmMsg.playlist, function(buttonId)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if (buttonId === 'yes') {</w:t>
      </w:r>
    </w:p>
    <w:p w:rsidR="00000000" w:rsidDel="00000000" w:rsidP="00000000" w:rsidRDefault="00000000" w:rsidRPr="00000000">
      <w:pPr>
        <w:contextualSpacing w:val="0"/>
      </w:pPr>
      <w:r w:rsidDel="00000000" w:rsidR="00000000" w:rsidRPr="00000000">
        <w:rPr>
          <w:sz w:val="20"/>
          <w:szCs w:val="20"/>
          <w:rtl w:val="0"/>
        </w:rPr>
        <w:t xml:space="preserve">                        var playlistStore = Ext.getStore('PlaylistVideos');</w:t>
      </w:r>
    </w:p>
    <w:p w:rsidR="00000000" w:rsidDel="00000000" w:rsidP="00000000" w:rsidRDefault="00000000" w:rsidRPr="00000000">
      <w:pPr>
        <w:contextualSpacing w:val="0"/>
      </w:pPr>
      <w:r w:rsidDel="00000000" w:rsidR="00000000" w:rsidRPr="00000000">
        <w:rPr>
          <w:sz w:val="20"/>
          <w:szCs w:val="20"/>
          <w:rtl w:val="0"/>
        </w:rPr>
        <w:t xml:space="preserve">                        playlistStore.removeAt(index);</w:t>
      </w:r>
    </w:p>
    <w:p w:rsidR="00000000" w:rsidDel="00000000" w:rsidP="00000000" w:rsidRDefault="00000000" w:rsidRPr="00000000">
      <w:pPr>
        <w:contextualSpacing w:val="0"/>
      </w:pPr>
      <w:r w:rsidDel="00000000" w:rsidR="00000000" w:rsidRPr="00000000">
        <w:rPr>
          <w:sz w:val="20"/>
          <w:szCs w:val="20"/>
          <w:rtl w:val="0"/>
        </w:rPr>
        <w:t xml:space="preserve">                        playlistStore.sync();</w:t>
      </w:r>
    </w:p>
    <w:p w:rsidR="00000000" w:rsidDel="00000000" w:rsidP="00000000" w:rsidRDefault="00000000" w:rsidRPr="00000000">
      <w:pPr>
        <w:contextualSpacing w:val="0"/>
      </w:pPr>
      <w:r w:rsidDel="00000000" w:rsidR="00000000" w:rsidRPr="00000000">
        <w:rPr>
          <w:sz w:val="20"/>
          <w:szCs w:val="20"/>
          <w:rtl w:val="0"/>
        </w:rPr>
        <w:t xml:space="preserve">                        if (!Ext.getStore('PlaylistVideos').getCount()) {</w:t>
      </w:r>
    </w:p>
    <w:p w:rsidR="00000000" w:rsidDel="00000000" w:rsidP="00000000" w:rsidRDefault="00000000" w:rsidRPr="00000000">
      <w:pPr>
        <w:contextualSpacing w:val="0"/>
      </w:pPr>
      <w:r w:rsidDel="00000000" w:rsidR="00000000" w:rsidRPr="00000000">
        <w:rPr>
          <w:sz w:val="20"/>
          <w:szCs w:val="20"/>
          <w:rtl w:val="0"/>
        </w:rPr>
        <w:t xml:space="preserve">                            me.getPlaylistClearButton().setDisabled(true);</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for (var i = index + 1; i &lt; clsArray.length; i++) {</w:t>
      </w:r>
    </w:p>
    <w:p w:rsidR="00000000" w:rsidDel="00000000" w:rsidP="00000000" w:rsidRDefault="00000000" w:rsidRPr="00000000">
      <w:pPr>
        <w:contextualSpacing w:val="0"/>
      </w:pPr>
      <w:r w:rsidDel="00000000" w:rsidR="00000000" w:rsidRPr="00000000">
        <w:rPr>
          <w:sz w:val="20"/>
          <w:szCs w:val="20"/>
          <w:rtl w:val="0"/>
        </w:rPr>
        <w:t xml:space="preserve">                            if (clsArray[i] === true) {</w:t>
      </w:r>
    </w:p>
    <w:p w:rsidR="00000000" w:rsidDel="00000000" w:rsidP="00000000" w:rsidRDefault="00000000" w:rsidRPr="00000000">
      <w:pPr>
        <w:contextualSpacing w:val="0"/>
      </w:pPr>
      <w:r w:rsidDel="00000000" w:rsidR="00000000" w:rsidRPr="00000000">
        <w:rPr>
          <w:sz w:val="20"/>
          <w:szCs w:val="20"/>
          <w:rtl w:val="0"/>
        </w:rPr>
        <w:t xml:space="preserve">                                me.getVideoPlaylist().getItemAt(i - 1).element.addCls('out');</w:t>
      </w:r>
    </w:p>
    <w:p w:rsidR="00000000" w:rsidDel="00000000" w:rsidP="00000000" w:rsidRDefault="00000000" w:rsidRPr="00000000">
      <w:pPr>
        <w:contextualSpacing w:val="0"/>
      </w:pPr>
      <w:r w:rsidDel="00000000" w:rsidR="00000000" w:rsidRPr="00000000">
        <w:rPr>
          <w:sz w:val="20"/>
          <w:szCs w:val="20"/>
          <w:rtl w:val="0"/>
        </w:rPr>
        <w:t xml:space="preserve">                            } else {</w:t>
      </w:r>
    </w:p>
    <w:p w:rsidR="00000000" w:rsidDel="00000000" w:rsidP="00000000" w:rsidRDefault="00000000" w:rsidRPr="00000000">
      <w:pPr>
        <w:contextualSpacing w:val="0"/>
      </w:pPr>
      <w:r w:rsidDel="00000000" w:rsidR="00000000" w:rsidRPr="00000000">
        <w:rPr>
          <w:sz w:val="20"/>
          <w:szCs w:val="20"/>
          <w:rtl w:val="0"/>
        </w:rPr>
        <w:t xml:space="preserve">                                me.getVideoPlaylist().getItemAt(i - 1).element.removeCls('out');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//Disabling 'Clear All' button if playlist is empty</w:t>
      </w:r>
    </w:p>
    <w:p w:rsidR="00000000" w:rsidDel="00000000" w:rsidP="00000000" w:rsidRDefault="00000000" w:rsidRPr="00000000">
      <w:pPr>
        <w:contextualSpacing w:val="0"/>
      </w:pPr>
      <w:r w:rsidDel="00000000" w:rsidR="00000000" w:rsidRPr="00000000">
        <w:rPr>
          <w:sz w:val="20"/>
          <w:szCs w:val="20"/>
          <w:rtl w:val="0"/>
        </w:rPr>
        <w:t xml:space="preserve">                        if (!Ext.getStore('PlaylistVideos').getCount()) {</w:t>
      </w:r>
    </w:p>
    <w:p w:rsidR="00000000" w:rsidDel="00000000" w:rsidP="00000000" w:rsidRDefault="00000000" w:rsidRPr="00000000">
      <w:pPr>
        <w:contextualSpacing w:val="0"/>
      </w:pPr>
      <w:r w:rsidDel="00000000" w:rsidR="00000000" w:rsidRPr="00000000">
        <w:rPr>
          <w:sz w:val="20"/>
          <w:szCs w:val="20"/>
          <w:rtl w:val="0"/>
        </w:rPr>
        <w:t xml:space="preserve">                            me.getPlaylistClearButton().setDisabled(true);</w:t>
      </w:r>
    </w:p>
    <w:p w:rsidR="00000000" w:rsidDel="00000000" w:rsidP="00000000" w:rsidRDefault="00000000" w:rsidRPr="00000000">
      <w:pPr>
        <w:contextualSpacing w:val="0"/>
      </w:pPr>
      <w:r w:rsidDel="00000000" w:rsidR="00000000" w:rsidRPr="00000000">
        <w:rPr>
          <w:sz w:val="20"/>
          <w:szCs w:val="20"/>
          <w:rtl w:val="0"/>
        </w:rPr>
        <w:t xml:space="preserve">                            me.getPlayPrev().setDisabled(true);</w:t>
      </w:r>
    </w:p>
    <w:p w:rsidR="00000000" w:rsidDel="00000000" w:rsidP="00000000" w:rsidRDefault="00000000" w:rsidRPr="00000000">
      <w:pPr>
        <w:contextualSpacing w:val="0"/>
      </w:pPr>
      <w:r w:rsidDel="00000000" w:rsidR="00000000" w:rsidRPr="00000000">
        <w:rPr>
          <w:sz w:val="20"/>
          <w:szCs w:val="20"/>
          <w:rtl w:val="0"/>
        </w:rPr>
        <w:t xml:space="preserve">                            me.getPlayNext().setDisabled(true);</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catch (error) {</w:t>
      </w:r>
    </w:p>
    <w:p w:rsidR="00000000" w:rsidDel="00000000" w:rsidP="00000000" w:rsidRDefault="00000000" w:rsidRPr="00000000">
      <w:pPr>
        <w:contextualSpacing w:val="0"/>
      </w:pPr>
      <w:r w:rsidDel="00000000" w:rsidR="00000000" w:rsidRPr="00000000">
        <w:rPr>
          <w:sz w:val="20"/>
          <w:szCs w:val="20"/>
          <w:rtl w:val="0"/>
        </w:rPr>
        <w:t xml:space="preserve">                console.log(error);</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return;</w:t>
      </w:r>
    </w:p>
    <w:p w:rsidR="00000000" w:rsidDel="00000000" w:rsidP="00000000" w:rsidRDefault="00000000" w:rsidRPr="00000000">
      <w:pPr>
        <w:contextualSpacing w:val="0"/>
      </w:pPr>
      <w:r w:rsidDel="00000000" w:rsidR="00000000" w:rsidRPr="00000000">
        <w:rPr>
          <w:sz w:val="20"/>
          <w:szCs w:val="20"/>
          <w:rtl w:val="0"/>
        </w:rPr>
        <w:t xml:space="preserve">        } else {</w:t>
      </w:r>
    </w:p>
    <w:p w:rsidR="00000000" w:rsidDel="00000000" w:rsidP="00000000" w:rsidRDefault="00000000" w:rsidRPr="00000000">
      <w:pPr>
        <w:contextualSpacing w:val="0"/>
      </w:pPr>
      <w:r w:rsidDel="00000000" w:rsidR="00000000" w:rsidRPr="00000000">
        <w:rPr>
          <w:sz w:val="20"/>
          <w:szCs w:val="20"/>
          <w:rtl w:val="0"/>
        </w:rPr>
        <w:t xml:space="preserve">            tappedListItem.removeCls('out').addCls('in');</w:t>
      </w:r>
    </w:p>
    <w:p w:rsidR="00000000" w:rsidDel="00000000" w:rsidP="00000000" w:rsidRDefault="00000000" w:rsidRPr="00000000">
      <w:pPr>
        <w:contextualSpacing w:val="0"/>
      </w:pPr>
      <w:r w:rsidDel="00000000" w:rsidR="00000000" w:rsidRPr="00000000">
        <w:rPr>
          <w:sz w:val="20"/>
          <w:szCs w:val="20"/>
          <w:rtl w:val="0"/>
        </w:rPr>
        <w:t xml:space="preserve">            me.togglePlaylist();</w:t>
      </w:r>
    </w:p>
    <w:p w:rsidR="00000000" w:rsidDel="00000000" w:rsidP="00000000" w:rsidRDefault="00000000" w:rsidRPr="00000000">
      <w:pPr>
        <w:contextualSpacing w:val="0"/>
      </w:pPr>
      <w:r w:rsidDel="00000000" w:rsidR="00000000" w:rsidRPr="00000000">
        <w:rPr>
          <w:sz w:val="20"/>
          <w:szCs w:val="20"/>
          <w:rtl w:val="0"/>
        </w:rPr>
        <w:t xml:space="preserve">            //plays an item</w:t>
      </w:r>
    </w:p>
    <w:p w:rsidR="00000000" w:rsidDel="00000000" w:rsidP="00000000" w:rsidRDefault="00000000" w:rsidRPr="00000000">
      <w:pPr>
        <w:contextualSpacing w:val="0"/>
      </w:pPr>
      <w:r w:rsidDel="00000000" w:rsidR="00000000" w:rsidRPr="00000000">
        <w:rPr>
          <w:sz w:val="20"/>
          <w:szCs w:val="20"/>
          <w:rtl w:val="0"/>
        </w:rPr>
        <w:t xml:space="preserve">            me.playVideo(index);</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What does the function deleteVideoFromPlaylist do for us? It removes videos from playlist. If you have agreed to remove the video by tapping the yes option displayed in the message box, the video gets removed from the playlist and also from the store. When the playlist becomes empty the button at the bottom is disabled.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Take a look at these lines of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for (var i = index + 1; i &lt; clsArray.length; i++) {</w:t>
      </w:r>
    </w:p>
    <w:p w:rsidR="00000000" w:rsidDel="00000000" w:rsidP="00000000" w:rsidRDefault="00000000" w:rsidRPr="00000000">
      <w:pPr>
        <w:ind w:firstLine="720"/>
        <w:contextualSpacing w:val="0"/>
      </w:pPr>
      <w:r w:rsidDel="00000000" w:rsidR="00000000" w:rsidRPr="00000000">
        <w:rPr>
          <w:sz w:val="20"/>
          <w:szCs w:val="20"/>
          <w:rtl w:val="0"/>
        </w:rPr>
        <w:t xml:space="preserve"> if (clsArray[i] === true) {</w:t>
      </w:r>
    </w:p>
    <w:p w:rsidR="00000000" w:rsidDel="00000000" w:rsidP="00000000" w:rsidRDefault="00000000" w:rsidRPr="00000000">
      <w:pPr>
        <w:contextualSpacing w:val="0"/>
      </w:pPr>
      <w:r w:rsidDel="00000000" w:rsidR="00000000" w:rsidRPr="00000000">
        <w:rPr>
          <w:sz w:val="20"/>
          <w:szCs w:val="20"/>
          <w:rtl w:val="0"/>
        </w:rPr>
        <w:t xml:space="preserve">                                me.getVideoPlaylist().getItemAt(i - 1).element.addCls('out');</w:t>
      </w:r>
    </w:p>
    <w:p w:rsidR="00000000" w:rsidDel="00000000" w:rsidP="00000000" w:rsidRDefault="00000000" w:rsidRPr="00000000">
      <w:pPr>
        <w:ind w:firstLine="720"/>
        <w:contextualSpacing w:val="0"/>
      </w:pPr>
      <w:r w:rsidDel="00000000" w:rsidR="00000000" w:rsidRPr="00000000">
        <w:rPr>
          <w:sz w:val="20"/>
          <w:szCs w:val="20"/>
          <w:rtl w:val="0"/>
        </w:rPr>
        <w:t xml:space="preserve"> } else {</w:t>
      </w:r>
    </w:p>
    <w:p w:rsidR="00000000" w:rsidDel="00000000" w:rsidP="00000000" w:rsidRDefault="00000000" w:rsidRPr="00000000">
      <w:pPr>
        <w:ind w:firstLine="720"/>
        <w:contextualSpacing w:val="0"/>
      </w:pPr>
      <w:r w:rsidDel="00000000" w:rsidR="00000000" w:rsidRPr="00000000">
        <w:rPr>
          <w:sz w:val="20"/>
          <w:szCs w:val="20"/>
          <w:rtl w:val="0"/>
        </w:rPr>
        <w:t xml:space="preserve">  me.getVideoPlaylist().getItemAt(i - 1).element.removeCls('out');</w:t>
      </w:r>
    </w:p>
    <w:p w:rsidR="00000000" w:rsidDel="00000000" w:rsidP="00000000" w:rsidRDefault="00000000" w:rsidRPr="00000000">
      <w:pPr>
        <w:ind w:firstLine="720"/>
        <w:contextualSpacing w:val="0"/>
      </w:pPr>
      <w:r w:rsidDel="00000000" w:rsidR="00000000" w:rsidRPr="00000000">
        <w:rPr>
          <w:sz w:val="20"/>
          <w:szCs w:val="20"/>
          <w:rtl w:val="0"/>
        </w:rPr>
        <w:t xml:space="preserve">}</w:t>
      </w:r>
    </w:p>
    <w:p w:rsidR="00000000" w:rsidDel="00000000" w:rsidP="00000000" w:rsidRDefault="00000000" w:rsidRPr="00000000">
      <w:pPr>
        <w:contextualSpacing w:val="0"/>
      </w:pPr>
      <w:r w:rsidDel="00000000" w:rsidR="00000000" w:rsidRPr="00000000">
        <w:rPr>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When a list item is deleted from list, sencha by default holds the previous state of that list index ,i.e if before delete, the list item had class ‘out’ to it then after delete, the immediate next list item when taking its position will also have class ‘out’ to it.This was an undesired effect for us so we wrote a fix shown </w:t>
      </w:r>
      <w:commentRangeStart w:id="15"/>
      <w:r w:rsidDel="00000000" w:rsidR="00000000" w:rsidRPr="00000000">
        <w:rPr>
          <w:sz w:val="20"/>
          <w:szCs w:val="20"/>
          <w:rtl w:val="0"/>
        </w:rPr>
        <w:t xml:space="preserve">above</w:t>
      </w:r>
      <w:commentRangeEnd w:id="15"/>
      <w:r w:rsidDel="00000000" w:rsidR="00000000" w:rsidRPr="00000000">
        <w:commentReference w:id="15"/>
      </w:r>
      <w:r w:rsidDel="00000000" w:rsidR="00000000" w:rsidRPr="00000000">
        <w:rPr>
          <w:sz w:val="20"/>
          <w:szCs w:val="20"/>
          <w:rtl w:val="0"/>
        </w:rPr>
        <w:t xml:space="preserve"> which is left for you to decode.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Clear all items from playlist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clearPlaylist: function() {</w:t>
      </w:r>
    </w:p>
    <w:p w:rsidR="00000000" w:rsidDel="00000000" w:rsidP="00000000" w:rsidRDefault="00000000" w:rsidRPr="00000000">
      <w:pPr>
        <w:contextualSpacing w:val="0"/>
      </w:pPr>
      <w:r w:rsidDel="00000000" w:rsidR="00000000" w:rsidRPr="00000000">
        <w:rPr>
          <w:sz w:val="20"/>
          <w:szCs w:val="20"/>
          <w:rtl w:val="0"/>
        </w:rPr>
        <w:t xml:space="preserve">        var me = this,</w:t>
      </w:r>
    </w:p>
    <w:p w:rsidR="00000000" w:rsidDel="00000000" w:rsidP="00000000" w:rsidRDefault="00000000" w:rsidRPr="00000000">
      <w:pPr>
        <w:contextualSpacing w:val="0"/>
      </w:pPr>
      <w:r w:rsidDel="00000000" w:rsidR="00000000" w:rsidRPr="00000000">
        <w:rPr>
          <w:sz w:val="20"/>
          <w:szCs w:val="20"/>
          <w:rtl w:val="0"/>
        </w:rPr>
        <w:t xml:space="preserve">            videoPlaylistStore = Ext.getStore('PlaylistVideos');</w:t>
      </w:r>
    </w:p>
    <w:p w:rsidR="00000000" w:rsidDel="00000000" w:rsidP="00000000" w:rsidRDefault="00000000" w:rsidRPr="00000000">
      <w:pPr>
        <w:contextualSpacing w:val="0"/>
      </w:pPr>
      <w:r w:rsidDel="00000000" w:rsidR="00000000" w:rsidRPr="00000000">
        <w:rPr>
          <w:sz w:val="20"/>
          <w:szCs w:val="20"/>
          <w:rtl w:val="0"/>
        </w:rPr>
        <w:t xml:space="preserve">        Ext.Msg.confirm("Confirmation", lang.confirmMsg.clearPlaylist, function(buttonId) {</w:t>
      </w:r>
    </w:p>
    <w:p w:rsidR="00000000" w:rsidDel="00000000" w:rsidP="00000000" w:rsidRDefault="00000000" w:rsidRPr="00000000">
      <w:pPr>
        <w:contextualSpacing w:val="0"/>
      </w:pPr>
      <w:r w:rsidDel="00000000" w:rsidR="00000000" w:rsidRPr="00000000">
        <w:rPr>
          <w:sz w:val="20"/>
          <w:szCs w:val="20"/>
          <w:rtl w:val="0"/>
        </w:rPr>
        <w:t xml:space="preserve">            if (buttonId === 'yes') {</w:t>
      </w:r>
    </w:p>
    <w:p w:rsidR="00000000" w:rsidDel="00000000" w:rsidP="00000000" w:rsidRDefault="00000000" w:rsidRPr="00000000">
      <w:pPr>
        <w:contextualSpacing w:val="0"/>
      </w:pPr>
      <w:r w:rsidDel="00000000" w:rsidR="00000000" w:rsidRPr="00000000">
        <w:rPr>
          <w:sz w:val="20"/>
          <w:szCs w:val="20"/>
          <w:rtl w:val="0"/>
        </w:rPr>
        <w:t xml:space="preserve">                videoPlaylistStore.removeAll();</w:t>
      </w:r>
    </w:p>
    <w:p w:rsidR="00000000" w:rsidDel="00000000" w:rsidP="00000000" w:rsidRDefault="00000000" w:rsidRPr="00000000">
      <w:pPr>
        <w:contextualSpacing w:val="0"/>
      </w:pPr>
      <w:r w:rsidDel="00000000" w:rsidR="00000000" w:rsidRPr="00000000">
        <w:rPr>
          <w:sz w:val="20"/>
          <w:szCs w:val="20"/>
          <w:rtl w:val="0"/>
        </w:rPr>
        <w:t xml:space="preserve">                videoPlaylistStore.sync();</w:t>
      </w:r>
    </w:p>
    <w:p w:rsidR="00000000" w:rsidDel="00000000" w:rsidP="00000000" w:rsidRDefault="00000000" w:rsidRPr="00000000">
      <w:pPr>
        <w:contextualSpacing w:val="0"/>
      </w:pPr>
      <w:r w:rsidDel="00000000" w:rsidR="00000000" w:rsidRPr="00000000">
        <w:rPr>
          <w:sz w:val="20"/>
          <w:szCs w:val="20"/>
          <w:rtl w:val="0"/>
        </w:rPr>
        <w:t xml:space="preserve">                me.getPlaylistClearButton().setDisabled(true);</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clearPlaylist function simply removes all the videos from the playlist and the store when the ‘Clear All’ button is tapped.</w:t>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38450" cy="4191000"/>
                  <wp:effectExtent b="0" l="0" r="0" t="0"/>
                  <wp:docPr descr="playlistm.png" id="14" name="image31.png"/>
                  <a:graphic>
                    <a:graphicData uri="http://schemas.openxmlformats.org/drawingml/2006/picture">
                      <pic:pic>
                        <pic:nvPicPr>
                          <pic:cNvPr descr="playlistm.png" id="0" name="image31.png"/>
                          <pic:cNvPicPr preferRelativeResize="0"/>
                        </pic:nvPicPr>
                        <pic:blipFill>
                          <a:blip r:embed="rId43"/>
                          <a:srcRect b="0" l="0" r="0" t="0"/>
                          <a:stretch>
                            <a:fillRect/>
                          </a:stretch>
                        </pic:blipFill>
                        <pic:spPr>
                          <a:xfrm>
                            <a:off x="0" y="0"/>
                            <a:ext cx="2838450" cy="4191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38450" cy="4167188"/>
                  <wp:effectExtent b="0" l="0" r="0" t="0"/>
                  <wp:docPr descr="deleteall.png" id="16" name="image35.png"/>
                  <a:graphic>
                    <a:graphicData uri="http://schemas.openxmlformats.org/drawingml/2006/picture">
                      <pic:pic>
                        <pic:nvPicPr>
                          <pic:cNvPr descr="deleteall.png" id="0" name="image35.png"/>
                          <pic:cNvPicPr preferRelativeResize="0"/>
                        </pic:nvPicPr>
                        <pic:blipFill>
                          <a:blip r:embed="rId44"/>
                          <a:srcRect b="0" l="0" r="0" t="0"/>
                          <a:stretch>
                            <a:fillRect/>
                          </a:stretch>
                        </pic:blipFill>
                        <pic:spPr>
                          <a:xfrm>
                            <a:off x="0" y="0"/>
                            <a:ext cx="2838450" cy="4167188"/>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Customized</w:t>
      </w:r>
      <w:r w:rsidDel="00000000" w:rsidR="00000000" w:rsidRPr="00000000">
        <w:rPr>
          <w:rFonts w:ascii="Arial" w:cs="Arial" w:eastAsia="Arial" w:hAnsi="Arial"/>
          <w:b w:val="1"/>
          <w:sz w:val="22"/>
          <w:szCs w:val="22"/>
          <w:rtl w:val="0"/>
        </w:rPr>
        <w:t xml:space="preserve"> video player controls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As the name suggests this page works as the container for playing videos. Apart from playing the video we have added few more functionalities to this page to make it more user friendly. From the Video Player page the user can easily open the navigation menu and go to any page of the app, or he can directly go to the playlist page. This can be done by simply clicking the buttons on the top left and top right corner of the video player page respectively.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At the bottom of the page we have added two more buttons, one at the left corner and another at the right corner to go to the previous or next option as saved in the playlist. This will let users watch the videos one after another without  going to the playlist page repeatedly.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38475" cy="4562475"/>
            <wp:effectExtent b="0" l="0" r="0" t="0"/>
            <wp:docPr descr="videoPlayer.png" id="12" name="image25.png"/>
            <a:graphic>
              <a:graphicData uri="http://schemas.openxmlformats.org/drawingml/2006/picture">
                <pic:pic>
                  <pic:nvPicPr>
                    <pic:cNvPr descr="videoPlayer.png" id="0" name="image25.png"/>
                    <pic:cNvPicPr preferRelativeResize="0"/>
                  </pic:nvPicPr>
                  <pic:blipFill>
                    <a:blip r:embed="rId45"/>
                    <a:srcRect b="0" l="0" r="0" t="0"/>
                    <a:stretch>
                      <a:fillRect/>
                    </a:stretch>
                  </pic:blipFill>
                  <pic:spPr>
                    <a:xfrm>
                      <a:off x="0" y="0"/>
                      <a:ext cx="3038475" cy="4562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Moving from one card to another is rather an easy task, than playing one video after another using next or previous button. Here is an easy approach to solve that. Take a look at the functions used in Player.js Controller. Before looking into them don’t forget to check the refs and control required for the said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refs</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 Views</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videoPlaylist: 'list[name="</w:t>
      </w:r>
      <w:r w:rsidDel="00000000" w:rsidR="00000000" w:rsidRPr="00000000">
        <w:rPr>
          <w:color w:val="0000ff"/>
          <w:sz w:val="18"/>
          <w:szCs w:val="18"/>
          <w:shd w:fill="fefefe" w:val="clear"/>
          <w:rtl w:val="0"/>
        </w:rPr>
        <w:t xml:space="preserve">video_playlist</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videoPlayer: </w:t>
      </w:r>
      <w:r w:rsidDel="00000000" w:rsidR="00000000" w:rsidRPr="00000000">
        <w:rPr>
          <w:color w:val="0000ff"/>
          <w:sz w:val="18"/>
          <w:szCs w:val="18"/>
          <w:shd w:fill="fefefe" w:val="clear"/>
          <w:rtl w:val="0"/>
        </w:rPr>
        <w:t xml:space="preserve">'videoplayer'</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videoContentPage: </w:t>
      </w:r>
      <w:r w:rsidDel="00000000" w:rsidR="00000000" w:rsidRPr="00000000">
        <w:rPr>
          <w:color w:val="0000ff"/>
          <w:sz w:val="18"/>
          <w:szCs w:val="18"/>
          <w:shd w:fill="fefefe" w:val="clear"/>
          <w:rtl w:val="0"/>
        </w:rPr>
        <w:t xml:space="preserve">'videocontentpage'</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 Container</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videoPlayerContainer: 'container[name="</w:t>
      </w:r>
      <w:r w:rsidDel="00000000" w:rsidR="00000000" w:rsidRPr="00000000">
        <w:rPr>
          <w:color w:val="0000ff"/>
          <w:sz w:val="18"/>
          <w:szCs w:val="18"/>
          <w:shd w:fill="fefefe" w:val="clear"/>
          <w:rtl w:val="0"/>
        </w:rPr>
        <w:t xml:space="preserve">video_player_container</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 Buttons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playPrev: 'button[name=</w:t>
      </w:r>
      <w:r w:rsidDel="00000000" w:rsidR="00000000" w:rsidRPr="00000000">
        <w:rPr>
          <w:color w:val="0000ff"/>
          <w:sz w:val="18"/>
          <w:szCs w:val="18"/>
          <w:shd w:fill="fefefe" w:val="clear"/>
          <w:rtl w:val="0"/>
        </w:rPr>
        <w:t xml:space="preserve">"play_prev"</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playNext: 'button[name=</w:t>
      </w:r>
      <w:r w:rsidDel="00000000" w:rsidR="00000000" w:rsidRPr="00000000">
        <w:rPr>
          <w:color w:val="0000ff"/>
          <w:sz w:val="18"/>
          <w:szCs w:val="18"/>
          <w:shd w:fill="fefefe" w:val="clear"/>
          <w:rtl w:val="0"/>
        </w:rPr>
        <w:t xml:space="preserve">"play_next"</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control</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playPrev: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1155cc"/>
          <w:sz w:val="18"/>
          <w:szCs w:val="18"/>
          <w:shd w:fill="fefefe" w:val="clear"/>
          <w:rtl w:val="0"/>
        </w:rPr>
        <w:t xml:space="preserve">tap</w:t>
      </w:r>
      <w:r w:rsidDel="00000000" w:rsidR="00000000" w:rsidRPr="00000000">
        <w:rPr>
          <w:color w:val="434343"/>
          <w:sz w:val="18"/>
          <w:szCs w:val="18"/>
          <w:shd w:fill="fefefe" w:val="clear"/>
          <w:rtl w:val="0"/>
        </w:rPr>
        <w:t xml:space="preserve">: </w:t>
      </w:r>
      <w:r w:rsidDel="00000000" w:rsidR="00000000" w:rsidRPr="00000000">
        <w:rPr>
          <w:color w:val="0000ff"/>
          <w:sz w:val="18"/>
          <w:szCs w:val="18"/>
          <w:shd w:fill="fefefe" w:val="clear"/>
          <w:rtl w:val="0"/>
        </w:rPr>
        <w:t xml:space="preserve">'playPrevVideo'</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playNext: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1155cc"/>
          <w:sz w:val="18"/>
          <w:szCs w:val="18"/>
          <w:shd w:fill="fefefe" w:val="clear"/>
          <w:rtl w:val="0"/>
        </w:rPr>
        <w:t xml:space="preserve">tap</w:t>
      </w:r>
      <w:r w:rsidDel="00000000" w:rsidR="00000000" w:rsidRPr="00000000">
        <w:rPr>
          <w:color w:val="434343"/>
          <w:sz w:val="18"/>
          <w:szCs w:val="18"/>
          <w:shd w:fill="fefefe" w:val="clear"/>
          <w:rtl w:val="0"/>
        </w:rPr>
        <w:t xml:space="preserve">: </w:t>
      </w:r>
      <w:r w:rsidDel="00000000" w:rsidR="00000000" w:rsidRPr="00000000">
        <w:rPr>
          <w:color w:val="0000ff"/>
          <w:sz w:val="18"/>
          <w:szCs w:val="18"/>
          <w:shd w:fill="fefefe" w:val="clear"/>
          <w:rtl w:val="0"/>
        </w:rPr>
        <w:t xml:space="preserve">'playNextVideo'</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Now, we will focus on next/ previous feature. For that, we will discuss 3 functions in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By looking at the refs and control we already know that when ‘playPrev’ button is tapped ‘playPrevVideo()’ method is called and when ‘playNext’ button is tapped ‘playNextVideo()’ method is called. Now, before understanding these two functions you need to know another function called ‘getSelectedIndex()’.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38761d"/>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     * Getting Index of the selected playlist item</w:t>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9900ff"/>
          <w:sz w:val="18"/>
          <w:szCs w:val="18"/>
          <w:shd w:fill="fefefe" w:val="clear"/>
          <w:rtl w:val="0"/>
        </w:rPr>
        <w:t xml:space="preserve">getSelectedIndex</w:t>
      </w:r>
      <w:r w:rsidDel="00000000" w:rsidR="00000000" w:rsidRPr="00000000">
        <w:rPr>
          <w:color w:val="434343"/>
          <w:sz w:val="18"/>
          <w:szCs w:val="18"/>
          <w:shd w:fill="fefefe" w:val="clear"/>
          <w:rtl w:val="0"/>
        </w:rPr>
        <w:t xml:space="preserve">: </w:t>
      </w:r>
      <w:r w:rsidDel="00000000" w:rsidR="00000000" w:rsidRPr="00000000">
        <w:rPr>
          <w:color w:val="1155cc"/>
          <w:sz w:val="18"/>
          <w:szCs w:val="18"/>
          <w:shd w:fill="fefefe" w:val="clear"/>
          <w:rtl w:val="0"/>
        </w:rPr>
        <w:t xml:space="preserve">function</w:t>
      </w: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var me = </w:t>
      </w:r>
      <w:r w:rsidDel="00000000" w:rsidR="00000000" w:rsidRPr="00000000">
        <w:rPr>
          <w:color w:val="1155cc"/>
          <w:sz w:val="18"/>
          <w:szCs w:val="18"/>
          <w:shd w:fill="fefefe" w:val="clear"/>
          <w:rtl w:val="0"/>
        </w:rPr>
        <w:t xml:space="preserve">this</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videoPlaylist = me.</w:t>
      </w:r>
      <w:r w:rsidDel="00000000" w:rsidR="00000000" w:rsidRPr="00000000">
        <w:rPr>
          <w:color w:val="0000ff"/>
          <w:sz w:val="18"/>
          <w:szCs w:val="18"/>
          <w:shd w:fill="fefefe" w:val="clear"/>
          <w:rtl w:val="0"/>
        </w:rPr>
        <w:t xml:space="preserve">getVideoPlaylist</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ab/>
      </w:r>
      <w:r w:rsidDel="00000000" w:rsidR="00000000" w:rsidRPr="00000000">
        <w:rPr>
          <w:color w:val="38761d"/>
          <w:sz w:val="18"/>
          <w:szCs w:val="18"/>
          <w:shd w:fill="fefefe" w:val="clear"/>
          <w:rtl w:val="0"/>
        </w:rPr>
        <w:t xml:space="preserve">// selectedItem is an array of selected items</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selectedItem = videoPlaylist.</w:t>
      </w:r>
      <w:r w:rsidDel="00000000" w:rsidR="00000000" w:rsidRPr="00000000">
        <w:rPr>
          <w:color w:val="0000ff"/>
          <w:sz w:val="18"/>
          <w:szCs w:val="18"/>
          <w:shd w:fill="fefefe" w:val="clear"/>
          <w:rtl w:val="0"/>
        </w:rPr>
        <w:t xml:space="preserve">getSelection</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videoPlaylistStore = videoPlaylist.</w:t>
      </w:r>
      <w:r w:rsidDel="00000000" w:rsidR="00000000" w:rsidRPr="00000000">
        <w:rPr>
          <w:color w:val="1155cc"/>
          <w:sz w:val="18"/>
          <w:szCs w:val="18"/>
          <w:shd w:fill="fefefe" w:val="clear"/>
          <w:rtl w:val="0"/>
        </w:rPr>
        <w:t xml:space="preserve">getStore</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videoPlaylistStoreCount = videoPlaylistStore.</w:t>
      </w:r>
      <w:r w:rsidDel="00000000" w:rsidR="00000000" w:rsidRPr="00000000">
        <w:rPr>
          <w:color w:val="1155cc"/>
          <w:sz w:val="18"/>
          <w:szCs w:val="18"/>
          <w:shd w:fill="fefefe" w:val="clear"/>
          <w:rtl w:val="0"/>
        </w:rPr>
        <w:t xml:space="preserve">getCount</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index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38761d"/>
          <w:sz w:val="18"/>
          <w:szCs w:val="18"/>
          <w:shd w:fill="fefefe" w:val="clear"/>
          <w:rtl w:val="0"/>
        </w:rPr>
        <w:t xml:space="preserve"> // checked whether selectedItem array has a length greater than 0</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if (selectedItem.length </w:t>
      </w:r>
      <w:r w:rsidDel="00000000" w:rsidR="00000000" w:rsidRPr="00000000">
        <w:rPr>
          <w:color w:val="1155cc"/>
          <w:sz w:val="18"/>
          <w:szCs w:val="18"/>
          <w:shd w:fill="fefefe" w:val="clear"/>
          <w:rtl w:val="0"/>
        </w:rPr>
        <w:t xml:space="preserve">&gt;</w:t>
      </w:r>
      <w:r w:rsidDel="00000000" w:rsidR="00000000" w:rsidRPr="00000000">
        <w:rPr>
          <w:color w:val="434343"/>
          <w:sz w:val="18"/>
          <w:szCs w:val="18"/>
          <w:shd w:fill="fefefe" w:val="clear"/>
          <w:rtl w:val="0"/>
        </w:rPr>
        <w:t xml:space="preserve"> 0)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index = videoPlaylistStore.</w:t>
      </w:r>
      <w:r w:rsidDel="00000000" w:rsidR="00000000" w:rsidRPr="00000000">
        <w:rPr>
          <w:color w:val="1155cc"/>
          <w:sz w:val="18"/>
          <w:szCs w:val="18"/>
          <w:shd w:fill="fefefe" w:val="clear"/>
          <w:rtl w:val="0"/>
        </w:rPr>
        <w:t xml:space="preserve">indexOf</w:t>
      </w:r>
      <w:r w:rsidDel="00000000" w:rsidR="00000000" w:rsidRPr="00000000">
        <w:rPr>
          <w:color w:val="434343"/>
          <w:sz w:val="18"/>
          <w:szCs w:val="18"/>
          <w:shd w:fill="fefefe" w:val="clear"/>
          <w:rtl w:val="0"/>
        </w:rPr>
        <w:t xml:space="preserve">(</w:t>
      </w:r>
      <w:r w:rsidDel="00000000" w:rsidR="00000000" w:rsidRPr="00000000">
        <w:rPr>
          <w:color w:val="0000ff"/>
          <w:sz w:val="18"/>
          <w:szCs w:val="18"/>
          <w:shd w:fill="fefefe" w:val="clear"/>
          <w:rtl w:val="0"/>
        </w:rPr>
        <w:t xml:space="preserve">selectedItem</w:t>
      </w:r>
      <w:r w:rsidDel="00000000" w:rsidR="00000000" w:rsidRPr="00000000">
        <w:rPr>
          <w:color w:val="434343"/>
          <w:sz w:val="18"/>
          <w:szCs w:val="18"/>
          <w:shd w:fill="fefefe" w:val="clear"/>
          <w:rtl w:val="0"/>
        </w:rPr>
        <w:t xml:space="preserve">[0]);</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return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0000ff"/>
          <w:sz w:val="18"/>
          <w:szCs w:val="18"/>
          <w:shd w:fill="fefefe" w:val="clear"/>
          <w:rtl w:val="0"/>
        </w:rPr>
        <w:t xml:space="preserve">'index'</w:t>
      </w:r>
      <w:r w:rsidDel="00000000" w:rsidR="00000000" w:rsidRPr="00000000">
        <w:rPr>
          <w:color w:val="434343"/>
          <w:sz w:val="18"/>
          <w:szCs w:val="18"/>
          <w:shd w:fill="fefefe" w:val="clear"/>
          <w:rtl w:val="0"/>
        </w:rPr>
        <w:t xml:space="preserve">: index,</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0000ff"/>
          <w:sz w:val="18"/>
          <w:szCs w:val="18"/>
          <w:shd w:fill="fefefe" w:val="clear"/>
          <w:rtl w:val="0"/>
        </w:rPr>
        <w:t xml:space="preserve">'count'</w:t>
      </w:r>
      <w:r w:rsidDel="00000000" w:rsidR="00000000" w:rsidRPr="00000000">
        <w:rPr>
          <w:color w:val="434343"/>
          <w:sz w:val="18"/>
          <w:szCs w:val="18"/>
          <w:shd w:fill="fefefe" w:val="clear"/>
          <w:rtl w:val="0"/>
        </w:rPr>
        <w:t xml:space="preserve">: videoPlaylistStoreCount,</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0000ff"/>
          <w:sz w:val="18"/>
          <w:szCs w:val="18"/>
          <w:shd w:fill="fefefe" w:val="clear"/>
          <w:rtl w:val="0"/>
        </w:rPr>
        <w:t xml:space="preserve">'list'</w:t>
      </w:r>
      <w:r w:rsidDel="00000000" w:rsidR="00000000" w:rsidRPr="00000000">
        <w:rPr>
          <w:color w:val="434343"/>
          <w:sz w:val="18"/>
          <w:szCs w:val="18"/>
          <w:shd w:fill="fefefe" w:val="clear"/>
          <w:rtl w:val="0"/>
        </w:rPr>
        <w:t xml:space="preserve">: videoPlaylist</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In this function, we retrieve the index of the video currently selected or being played in the lists Store. First we have referenced the video playlist, followed by its store and found out the current item selected in the video playlist. We have also counted the items in the videoplaylist’s store. Now, after the check, we get the index of the selected item of the video playlist by using the indexOf() method on the video playlist store’s instance. Then we return an object with the index, the count and the video playlist’s instance.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Once we know the index of current selected item in video playlist store, we just have to increase the index when user taps next button or decrease the index when user taps previous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9900ff"/>
          <w:sz w:val="18"/>
          <w:szCs w:val="18"/>
          <w:shd w:fill="fefefe" w:val="clear"/>
          <w:rtl w:val="0"/>
        </w:rPr>
        <w:t xml:space="preserve">playPrevVideo</w:t>
      </w:r>
      <w:r w:rsidDel="00000000" w:rsidR="00000000" w:rsidRPr="00000000">
        <w:rPr>
          <w:color w:val="434343"/>
          <w:sz w:val="18"/>
          <w:szCs w:val="18"/>
          <w:shd w:fill="fefefe" w:val="clear"/>
          <w:rtl w:val="0"/>
        </w:rPr>
        <w:t xml:space="preserve">: </w:t>
      </w:r>
      <w:r w:rsidDel="00000000" w:rsidR="00000000" w:rsidRPr="00000000">
        <w:rPr>
          <w:color w:val="1155cc"/>
          <w:sz w:val="18"/>
          <w:szCs w:val="18"/>
          <w:shd w:fill="fefefe" w:val="clear"/>
          <w:rtl w:val="0"/>
        </w:rPr>
        <w:t xml:space="preserve">function</w:t>
      </w: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var me = </w:t>
      </w:r>
      <w:r w:rsidDel="00000000" w:rsidR="00000000" w:rsidRPr="00000000">
        <w:rPr>
          <w:color w:val="1155cc"/>
          <w:sz w:val="18"/>
          <w:szCs w:val="18"/>
          <w:shd w:fill="fefefe" w:val="clear"/>
          <w:rtl w:val="0"/>
        </w:rPr>
        <w:t xml:space="preserve">this</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selectedItem = me.</w:t>
      </w:r>
      <w:r w:rsidDel="00000000" w:rsidR="00000000" w:rsidRPr="00000000">
        <w:rPr>
          <w:color w:val="0000ff"/>
          <w:sz w:val="18"/>
          <w:szCs w:val="18"/>
          <w:shd w:fill="fefefe" w:val="clear"/>
          <w:rtl w:val="0"/>
        </w:rPr>
        <w:t xml:space="preserve">getSelectedIndex</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index = selectedItem.index,</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count = selectedItem.count,</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list = selectedItem.list;</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index</w:t>
      </w:r>
      <w:r w:rsidDel="00000000" w:rsidR="00000000" w:rsidRPr="00000000">
        <w:rPr>
          <w:color w:val="1155cc"/>
          <w:sz w:val="18"/>
          <w:szCs w:val="18"/>
          <w:shd w:fill="fefefe" w:val="clear"/>
          <w:rtl w:val="0"/>
        </w:rPr>
        <w:t xml:space="preserve">--</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1155cc"/>
          <w:sz w:val="18"/>
          <w:szCs w:val="18"/>
          <w:shd w:fill="fefefe" w:val="clear"/>
          <w:rtl w:val="0"/>
        </w:rPr>
        <w:t xml:space="preserve">if (index &gt;= 0) {</w:t>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            list.select(index);</w:t>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            me.playVideo(index);</w:t>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38761d"/>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     * Plays the next video in the playlist</w:t>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9900ff"/>
          <w:sz w:val="18"/>
          <w:szCs w:val="18"/>
          <w:shd w:fill="fefefe" w:val="clear"/>
          <w:rtl w:val="0"/>
        </w:rPr>
        <w:t xml:space="preserve">playNextVideo</w:t>
      </w:r>
      <w:r w:rsidDel="00000000" w:rsidR="00000000" w:rsidRPr="00000000">
        <w:rPr>
          <w:color w:val="434343"/>
          <w:sz w:val="18"/>
          <w:szCs w:val="18"/>
          <w:shd w:fill="fefefe" w:val="clear"/>
          <w:rtl w:val="0"/>
        </w:rPr>
        <w:t xml:space="preserve">: </w:t>
      </w:r>
      <w:r w:rsidDel="00000000" w:rsidR="00000000" w:rsidRPr="00000000">
        <w:rPr>
          <w:color w:val="1155cc"/>
          <w:sz w:val="18"/>
          <w:szCs w:val="18"/>
          <w:shd w:fill="fefefe" w:val="clear"/>
          <w:rtl w:val="0"/>
        </w:rPr>
        <w:t xml:space="preserve">function</w:t>
      </w: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var me = </w:t>
      </w:r>
      <w:r w:rsidDel="00000000" w:rsidR="00000000" w:rsidRPr="00000000">
        <w:rPr>
          <w:color w:val="1155cc"/>
          <w:sz w:val="18"/>
          <w:szCs w:val="18"/>
          <w:shd w:fill="fefefe" w:val="clear"/>
          <w:rtl w:val="0"/>
        </w:rPr>
        <w:t xml:space="preserve">this</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selectedItem = me.</w:t>
      </w:r>
      <w:r w:rsidDel="00000000" w:rsidR="00000000" w:rsidRPr="00000000">
        <w:rPr>
          <w:color w:val="0000ff"/>
          <w:sz w:val="18"/>
          <w:szCs w:val="18"/>
          <w:shd w:fill="fefefe" w:val="clear"/>
          <w:rtl w:val="0"/>
        </w:rPr>
        <w:t xml:space="preserve">getSelectedIndex</w:t>
      </w:r>
      <w:r w:rsidDel="00000000" w:rsidR="00000000" w:rsidRPr="00000000">
        <w:rPr>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index = selectedItem.index,</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count = selectedItem.count,</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list = selectedItem.list;</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index</w:t>
      </w:r>
      <w:r w:rsidDel="00000000" w:rsidR="00000000" w:rsidRPr="00000000">
        <w:rPr>
          <w:color w:val="1155cc"/>
          <w:sz w:val="18"/>
          <w:szCs w:val="18"/>
          <w:shd w:fill="fefefe" w:val="clear"/>
          <w:rtl w:val="0"/>
        </w:rPr>
        <w:t xml:space="preserve">++;</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r w:rsidDel="00000000" w:rsidR="00000000" w:rsidRPr="00000000">
        <w:rPr>
          <w:color w:val="1155cc"/>
          <w:sz w:val="18"/>
          <w:szCs w:val="18"/>
          <w:shd w:fill="fefefe" w:val="clear"/>
          <w:rtl w:val="0"/>
        </w:rPr>
        <w:t xml:space="preserve">if (index &lt; count) {</w:t>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            list.select(index);</w:t>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            me.playVideo(index);</w:t>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        }</w:t>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After altering the index based on the invoked function, we will dynamically select the item on the list with the altered index, </w:t>
      </w:r>
      <w:commentRangeStart w:id="16"/>
      <w:r w:rsidDel="00000000" w:rsidR="00000000" w:rsidRPr="00000000">
        <w:rPr>
          <w:color w:val="434343"/>
          <w:sz w:val="18"/>
          <w:szCs w:val="18"/>
          <w:shd w:fill="fefefe" w:val="clear"/>
          <w:rtl w:val="0"/>
        </w:rPr>
        <w:t xml:space="preserve">equivalent to its index and then we will invoke the play video function with the parameter set to the altered index.  </w:t>
      </w:r>
      <w:commentRangeEnd w:id="16"/>
      <w:r w:rsidDel="00000000" w:rsidR="00000000" w:rsidRPr="00000000">
        <w:commentReference w:id="16"/>
      </w:r>
      <w:r w:rsidDel="00000000" w:rsidR="00000000" w:rsidRPr="00000000">
        <w:rPr>
          <w:rtl w:val="0"/>
        </w:rPr>
      </w:r>
    </w:p>
    <w:p w:rsidR="00000000" w:rsidDel="00000000" w:rsidP="00000000" w:rsidRDefault="00000000" w:rsidRPr="00000000">
      <w:pPr>
        <w:pStyle w:val="Heading2"/>
        <w:contextualSpacing w:val="0"/>
      </w:pPr>
      <w:bookmarkStart w:colFirst="0" w:colLast="0" w:name="_qwv748lob323" w:id="22"/>
      <w:bookmarkEnd w:id="22"/>
      <w:r w:rsidDel="00000000" w:rsidR="00000000" w:rsidRPr="00000000">
        <w:rPr>
          <w:rFonts w:ascii="Arial" w:cs="Arial" w:eastAsia="Arial" w:hAnsi="Arial"/>
          <w:sz w:val="22"/>
          <w:szCs w:val="22"/>
          <w:rtl w:val="0"/>
        </w:rPr>
        <w:t xml:space="preserve">Routing in BoomBoom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8f8f8" w:val="clear"/>
          <w:rtl w:val="0"/>
        </w:rPr>
        <w:t xml:space="preserve">Two typical shortcomings of single-page Mobile apps are incorrect behavior of device’s “back” button, and the inability to link directly to deep content. Thankfully, the Sencha Touch 2 MVC framework includes powerful support for </w:t>
      </w:r>
      <w:hyperlink r:id="rId46">
        <w:r w:rsidDel="00000000" w:rsidR="00000000" w:rsidRPr="00000000">
          <w:rPr>
            <w:color w:val="434343"/>
            <w:sz w:val="18"/>
            <w:szCs w:val="18"/>
            <w:shd w:fill="f8f8f8" w:val="clear"/>
            <w:rtl w:val="0"/>
          </w:rPr>
          <w:t xml:space="preserve">history tracking and deep linking</w:t>
        </w:r>
      </w:hyperlink>
      <w:r w:rsidDel="00000000" w:rsidR="00000000" w:rsidRPr="00000000">
        <w:rPr>
          <w:color w:val="434343"/>
          <w:sz w:val="18"/>
          <w:szCs w:val="18"/>
          <w:shd w:fill="f8f8f8" w:val="clear"/>
          <w:rtl w:val="0"/>
        </w:rPr>
        <w:t xml:space="preserve">, commonly referred to as </w:t>
      </w:r>
      <w:r w:rsidDel="00000000" w:rsidR="00000000" w:rsidRPr="00000000">
        <w:rPr>
          <w:color w:val="0000ff"/>
          <w:sz w:val="18"/>
          <w:szCs w:val="18"/>
          <w:u w:val="single"/>
          <w:shd w:fill="f8f8f8" w:val="clear"/>
          <w:rtl w:val="0"/>
        </w:rPr>
        <w:t xml:space="preserve">‘</w:t>
      </w:r>
      <w:hyperlink r:id="rId47">
        <w:r w:rsidDel="00000000" w:rsidR="00000000" w:rsidRPr="00000000">
          <w:rPr>
            <w:color w:val="0000ff"/>
            <w:sz w:val="18"/>
            <w:szCs w:val="18"/>
            <w:u w:val="single"/>
            <w:shd w:fill="f8f8f8" w:val="clear"/>
            <w:rtl w:val="0"/>
          </w:rPr>
          <w:t xml:space="preserve">routes</w:t>
        </w:r>
      </w:hyperlink>
      <w:r w:rsidDel="00000000" w:rsidR="00000000" w:rsidRPr="00000000">
        <w:rPr>
          <w:color w:val="0000ff"/>
          <w:sz w:val="18"/>
          <w:szCs w:val="18"/>
          <w:u w:val="single"/>
          <w:shd w:fill="f8f8f8" w:val="clear"/>
          <w:rtl w:val="0"/>
        </w:rPr>
        <w:t xml:space="preserve">’</w:t>
      </w:r>
      <w:r w:rsidDel="00000000" w:rsidR="00000000" w:rsidRPr="00000000">
        <w:rPr>
          <w:color w:val="434343"/>
          <w:sz w:val="18"/>
          <w:szCs w:val="18"/>
          <w:shd w:fill="f8f8f8"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84848"/>
          <w:sz w:val="18"/>
          <w:szCs w:val="18"/>
          <w:highlight w:val="white"/>
          <w:rtl w:val="0"/>
        </w:rPr>
        <w:t xml:space="preserve">As of Sencha Touch 2, Cont</w:t>
      </w:r>
      <w:r w:rsidDel="00000000" w:rsidR="00000000" w:rsidRPr="00000000">
        <w:rPr>
          <w:color w:val="484848"/>
          <w:sz w:val="20"/>
          <w:szCs w:val="20"/>
          <w:highlight w:val="white"/>
          <w:rtl w:val="0"/>
        </w:rPr>
        <w:t xml:space="preserve">rollers can directly specify which routes they are interested in. This enables us to provide history support within our app, as well as the ability to deeply link to any part of the application that we provide a route for.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84848"/>
          <w:sz w:val="20"/>
          <w:szCs w:val="20"/>
          <w:highlight w:val="white"/>
          <w:rtl w:val="0"/>
        </w:rPr>
        <w:t xml:space="preserve">The routes map the contents of the browser address bar to a Controller function that is called when the route is matched. The routes can be simple text like the login route, which matches against http://myapp.com/#login, or may contain wildcards such as the 'user/:id' route, which matches urls like http://myapp.com/#user/123. Whenever the address changes, the Controller automatically calls the specified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84848"/>
          <w:sz w:val="20"/>
          <w:szCs w:val="20"/>
          <w:highlight w:val="white"/>
          <w:rtl w:val="0"/>
        </w:rPr>
        <w:t xml:space="preserve">We have used three routes corresponding to three views inside controller(App.js):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9900ff"/>
          <w:sz w:val="20"/>
          <w:szCs w:val="20"/>
          <w:highlight w:val="white"/>
          <w:rtl w:val="0"/>
        </w:rPr>
        <w:t xml:space="preserve">routes</w:t>
      </w:r>
      <w:r w:rsidDel="00000000" w:rsidR="00000000" w:rsidRPr="00000000">
        <w:rPr>
          <w:color w:val="484848"/>
          <w:sz w:val="20"/>
          <w:szCs w:val="20"/>
          <w:highlight w:val="white"/>
          <w:rtl w:val="0"/>
        </w:rPr>
        <w:t xml:space="preserve">: {</w:t>
      </w:r>
    </w:p>
    <w:p w:rsidR="00000000" w:rsidDel="00000000" w:rsidP="00000000" w:rsidRDefault="00000000" w:rsidRPr="00000000">
      <w:pPr>
        <w:contextualSpacing w:val="0"/>
      </w:pPr>
      <w:r w:rsidDel="00000000" w:rsidR="00000000" w:rsidRPr="00000000">
        <w:rPr>
          <w:color w:val="484848"/>
          <w:sz w:val="20"/>
          <w:szCs w:val="20"/>
          <w:highlight w:val="white"/>
          <w:rtl w:val="0"/>
        </w:rPr>
        <w:t xml:space="preserve">            </w:t>
      </w:r>
      <w:r w:rsidDel="00000000" w:rsidR="00000000" w:rsidRPr="00000000">
        <w:rPr>
          <w:color w:val="0000ff"/>
          <w:sz w:val="20"/>
          <w:szCs w:val="20"/>
          <w:highlight w:val="white"/>
          <w:rtl w:val="0"/>
        </w:rPr>
        <w:t xml:space="preserve">'home'</w:t>
      </w:r>
      <w:r w:rsidDel="00000000" w:rsidR="00000000" w:rsidRPr="00000000">
        <w:rPr>
          <w:color w:val="484848"/>
          <w:sz w:val="20"/>
          <w:szCs w:val="20"/>
          <w:highlight w:val="white"/>
          <w:rtl w:val="0"/>
        </w:rPr>
        <w:t xml:space="preserve">: </w:t>
      </w:r>
      <w:r w:rsidDel="00000000" w:rsidR="00000000" w:rsidRPr="00000000">
        <w:rPr>
          <w:color w:val="351c75"/>
          <w:sz w:val="20"/>
          <w:szCs w:val="20"/>
          <w:highlight w:val="white"/>
          <w:rtl w:val="0"/>
        </w:rPr>
        <w:t xml:space="preserve">'gotoHome'</w:t>
      </w:r>
      <w:r w:rsidDel="00000000" w:rsidR="00000000" w:rsidRPr="00000000">
        <w:rPr>
          <w:color w:val="484848"/>
          <w:sz w:val="20"/>
          <w:szCs w:val="20"/>
          <w:highlight w:val="white"/>
          <w:rtl w:val="0"/>
        </w:rPr>
        <w:t xml:space="preserve">,</w:t>
      </w:r>
    </w:p>
    <w:p w:rsidR="00000000" w:rsidDel="00000000" w:rsidP="00000000" w:rsidRDefault="00000000" w:rsidRPr="00000000">
      <w:pPr>
        <w:contextualSpacing w:val="0"/>
      </w:pPr>
      <w:r w:rsidDel="00000000" w:rsidR="00000000" w:rsidRPr="00000000">
        <w:rPr>
          <w:color w:val="484848"/>
          <w:sz w:val="20"/>
          <w:szCs w:val="20"/>
          <w:highlight w:val="white"/>
          <w:rtl w:val="0"/>
        </w:rPr>
        <w:t xml:space="preserve">            </w:t>
      </w:r>
      <w:r w:rsidDel="00000000" w:rsidR="00000000" w:rsidRPr="00000000">
        <w:rPr>
          <w:color w:val="0000ff"/>
          <w:sz w:val="20"/>
          <w:szCs w:val="20"/>
          <w:highlight w:val="white"/>
          <w:rtl w:val="0"/>
        </w:rPr>
        <w:t xml:space="preserve">'searchList'</w:t>
      </w:r>
      <w:r w:rsidDel="00000000" w:rsidR="00000000" w:rsidRPr="00000000">
        <w:rPr>
          <w:color w:val="484848"/>
          <w:sz w:val="20"/>
          <w:szCs w:val="20"/>
          <w:highlight w:val="white"/>
          <w:rtl w:val="0"/>
        </w:rPr>
        <w:t xml:space="preserve">: </w:t>
      </w:r>
      <w:r w:rsidDel="00000000" w:rsidR="00000000" w:rsidRPr="00000000">
        <w:rPr>
          <w:color w:val="20124d"/>
          <w:sz w:val="20"/>
          <w:szCs w:val="20"/>
          <w:highlight w:val="white"/>
          <w:rtl w:val="0"/>
        </w:rPr>
        <w:t xml:space="preserve">'gotoSearchList'</w:t>
      </w:r>
      <w:r w:rsidDel="00000000" w:rsidR="00000000" w:rsidRPr="00000000">
        <w:rPr>
          <w:color w:val="484848"/>
          <w:sz w:val="20"/>
          <w:szCs w:val="20"/>
          <w:highlight w:val="white"/>
          <w:rtl w:val="0"/>
        </w:rPr>
        <w:t xml:space="preserve">,</w:t>
      </w:r>
    </w:p>
    <w:p w:rsidR="00000000" w:rsidDel="00000000" w:rsidP="00000000" w:rsidRDefault="00000000" w:rsidRPr="00000000">
      <w:pPr>
        <w:contextualSpacing w:val="0"/>
      </w:pPr>
      <w:r w:rsidDel="00000000" w:rsidR="00000000" w:rsidRPr="00000000">
        <w:rPr>
          <w:color w:val="484848"/>
          <w:sz w:val="20"/>
          <w:szCs w:val="20"/>
          <w:highlight w:val="white"/>
          <w:rtl w:val="0"/>
        </w:rPr>
        <w:t xml:space="preserve">            </w:t>
      </w:r>
      <w:r w:rsidDel="00000000" w:rsidR="00000000" w:rsidRPr="00000000">
        <w:rPr>
          <w:color w:val="0000ff"/>
          <w:sz w:val="20"/>
          <w:szCs w:val="20"/>
          <w:highlight w:val="white"/>
          <w:rtl w:val="0"/>
        </w:rPr>
        <w:t xml:space="preserve">'videocontentpage'</w:t>
      </w:r>
      <w:r w:rsidDel="00000000" w:rsidR="00000000" w:rsidRPr="00000000">
        <w:rPr>
          <w:color w:val="484848"/>
          <w:sz w:val="20"/>
          <w:szCs w:val="20"/>
          <w:highlight w:val="white"/>
          <w:rtl w:val="0"/>
        </w:rPr>
        <w:t xml:space="preserve">: </w:t>
      </w:r>
      <w:r w:rsidDel="00000000" w:rsidR="00000000" w:rsidRPr="00000000">
        <w:rPr>
          <w:color w:val="20124d"/>
          <w:sz w:val="20"/>
          <w:szCs w:val="20"/>
          <w:highlight w:val="white"/>
          <w:rtl w:val="0"/>
        </w:rPr>
        <w:t xml:space="preserve">'gotoVideoContentPage'</w:t>
      </w:r>
    </w:p>
    <w:p w:rsidR="00000000" w:rsidDel="00000000" w:rsidP="00000000" w:rsidRDefault="00000000" w:rsidRPr="00000000">
      <w:pPr>
        <w:contextualSpacing w:val="0"/>
      </w:pPr>
      <w:r w:rsidDel="00000000" w:rsidR="00000000" w:rsidRPr="00000000">
        <w:rPr>
          <w:color w:val="484848"/>
          <w:sz w:val="20"/>
          <w:szCs w:val="20"/>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shd w:fill="fefefe" w:val="clear"/>
          <w:rtl w:val="0"/>
        </w:rPr>
        <w:t xml:space="preserve">The left hand side denotes route name and the right hand side denotes the function to be called, when the route is directed to. For example, when ‘home’ route is directed to, </w:t>
      </w:r>
      <w:r w:rsidDel="00000000" w:rsidR="00000000" w:rsidRPr="00000000">
        <w:rPr>
          <w:color w:val="0000ff"/>
          <w:sz w:val="18"/>
          <w:szCs w:val="18"/>
          <w:shd w:fill="fefefe" w:val="clear"/>
          <w:rtl w:val="0"/>
        </w:rPr>
        <w:t xml:space="preserve">‘gotoHome()’</w:t>
      </w:r>
      <w:r w:rsidDel="00000000" w:rsidR="00000000" w:rsidRPr="00000000">
        <w:rPr>
          <w:sz w:val="18"/>
          <w:szCs w:val="18"/>
          <w:shd w:fill="fefefe" w:val="clear"/>
          <w:rtl w:val="0"/>
        </w:rPr>
        <w:t xml:space="preserve"> function will be called and this function will show the ‘Home’ page on the viewport. The implementation of  </w:t>
      </w:r>
      <w:r w:rsidDel="00000000" w:rsidR="00000000" w:rsidRPr="00000000">
        <w:rPr>
          <w:color w:val="0000ff"/>
          <w:sz w:val="18"/>
          <w:szCs w:val="18"/>
          <w:shd w:fill="fefefe" w:val="clear"/>
          <w:rtl w:val="0"/>
        </w:rPr>
        <w:t xml:space="preserve">‘gotoHome()’</w:t>
      </w:r>
      <w:r w:rsidDel="00000000" w:rsidR="00000000" w:rsidRPr="00000000">
        <w:rPr>
          <w:sz w:val="18"/>
          <w:szCs w:val="18"/>
          <w:shd w:fill="fefefe" w:val="clear"/>
          <w:rtl w:val="0"/>
        </w:rPr>
        <w:t xml:space="preserve"> function is given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gotoHome</w:t>
      </w: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function</w:t>
      </w:r>
      <w:r w:rsidDel="00000000" w:rsidR="00000000" w:rsidRPr="00000000">
        <w:rPr>
          <w:sz w:val="18"/>
          <w:szCs w:val="18"/>
          <w:shd w:fill="fefefe" w:val="clear"/>
          <w:rtl w:val="0"/>
        </w:rPr>
        <w:t xml:space="preserve">() {</w:t>
      </w:r>
    </w:p>
    <w:p w:rsidR="00000000" w:rsidDel="00000000" w:rsidP="00000000" w:rsidRDefault="00000000" w:rsidRPr="00000000">
      <w:pPr>
        <w:contextualSpacing w:val="0"/>
      </w:pPr>
      <w:r w:rsidDel="00000000" w:rsidR="00000000" w:rsidRPr="00000000">
        <w:rPr>
          <w:sz w:val="18"/>
          <w:szCs w:val="18"/>
          <w:shd w:fill="fefefe" w:val="clear"/>
          <w:rtl w:val="0"/>
        </w:rPr>
        <w:t xml:space="preserve">        var me = </w:t>
      </w:r>
      <w:r w:rsidDel="00000000" w:rsidR="00000000" w:rsidRPr="00000000">
        <w:rPr>
          <w:color w:val="0000ff"/>
          <w:sz w:val="18"/>
          <w:szCs w:val="18"/>
          <w:shd w:fill="fefefe" w:val="clear"/>
          <w:rtl w:val="0"/>
        </w:rPr>
        <w:t xml:space="preserve">this</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me.util.</w:t>
      </w:r>
      <w:r w:rsidDel="00000000" w:rsidR="00000000" w:rsidRPr="00000000">
        <w:rPr>
          <w:color w:val="0000ff"/>
          <w:sz w:val="18"/>
          <w:szCs w:val="18"/>
          <w:shd w:fill="fefefe" w:val="clear"/>
          <w:rtl w:val="0"/>
        </w:rPr>
        <w:t xml:space="preserve">showActiveItem</w:t>
      </w:r>
      <w:r w:rsidDel="00000000" w:rsidR="00000000" w:rsidRPr="00000000">
        <w:rPr>
          <w:sz w:val="18"/>
          <w:szCs w:val="18"/>
          <w:shd w:fill="fefefe" w:val="clear"/>
          <w:rtl w:val="0"/>
        </w:rPr>
        <w:t xml:space="preserve">(me, me.getHome(), </w:t>
      </w:r>
      <w:r w:rsidDel="00000000" w:rsidR="00000000" w:rsidRPr="00000000">
        <w:rPr>
          <w:color w:val="0000ff"/>
          <w:sz w:val="18"/>
          <w:szCs w:val="18"/>
          <w:shd w:fill="fefefe" w:val="clear"/>
          <w:rtl w:val="0"/>
        </w:rPr>
        <w:t xml:space="preserve">'slide'</w:t>
      </w:r>
      <w:r w:rsidDel="00000000" w:rsidR="00000000" w:rsidRPr="00000000">
        <w:rPr>
          <w:sz w:val="18"/>
          <w:szCs w:val="18"/>
          <w:shd w:fill="fefefe" w:val="clear"/>
          <w:rtl w:val="0"/>
        </w:rPr>
        <w:t xml:space="preserve">, </w:t>
      </w:r>
      <w:r w:rsidDel="00000000" w:rsidR="00000000" w:rsidRPr="00000000">
        <w:rPr>
          <w:color w:val="0000ff"/>
          <w:sz w:val="18"/>
          <w:szCs w:val="18"/>
          <w:shd w:fill="fefefe" w:val="clear"/>
          <w:rtl w:val="0"/>
        </w:rPr>
        <w:t xml:space="preserve">'right'</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shd w:fill="fefefe" w:val="clear"/>
          <w:rtl w:val="0"/>
        </w:rPr>
        <w:t xml:space="preserve">‘showActiveItem()’</w:t>
      </w:r>
      <w:r w:rsidDel="00000000" w:rsidR="00000000" w:rsidRPr="00000000">
        <w:rPr>
          <w:sz w:val="18"/>
          <w:szCs w:val="18"/>
          <w:shd w:fill="fefefe" w:val="clear"/>
          <w:rtl w:val="0"/>
        </w:rPr>
        <w:t xml:space="preserve"> function is written inside util file and it is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showActiveItem</w:t>
      </w: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function</w:t>
      </w:r>
      <w:r w:rsidDel="00000000" w:rsidR="00000000" w:rsidRPr="00000000">
        <w:rPr>
          <w:sz w:val="18"/>
          <w:szCs w:val="18"/>
          <w:shd w:fill="fefefe" w:val="clear"/>
          <w:rtl w:val="0"/>
        </w:rPr>
        <w:t xml:space="preserve">(me, view, slide, direction) {</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38761d"/>
          <w:sz w:val="18"/>
          <w:szCs w:val="18"/>
          <w:shd w:fill="fefefe" w:val="clear"/>
          <w:rtl w:val="0"/>
        </w:rPr>
        <w:t xml:space="preserve"> //getMenuContent() returns the ‘content’ view containing ‘Home’,’VideoPlayer’ and ‘SearchList’ views using   </w:t>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        card layout </w:t>
      </w:r>
    </w:p>
    <w:p w:rsidR="00000000" w:rsidDel="00000000" w:rsidP="00000000" w:rsidRDefault="00000000" w:rsidRPr="00000000">
      <w:pPr>
        <w:contextualSpacing w:val="0"/>
      </w:pPr>
      <w:r w:rsidDel="00000000" w:rsidR="00000000" w:rsidRPr="00000000">
        <w:rPr>
          <w:sz w:val="18"/>
          <w:szCs w:val="18"/>
          <w:shd w:fill="fefefe" w:val="clear"/>
          <w:rtl w:val="0"/>
        </w:rPr>
        <w:t xml:space="preserve">        me.getMenuContent().</w:t>
      </w:r>
      <w:r w:rsidDel="00000000" w:rsidR="00000000" w:rsidRPr="00000000">
        <w:rPr>
          <w:color w:val="1155cc"/>
          <w:sz w:val="18"/>
          <w:szCs w:val="18"/>
          <w:shd w:fill="fefefe" w:val="clear"/>
          <w:rtl w:val="0"/>
        </w:rPr>
        <w:t xml:space="preserve">animateActiveItem</w:t>
      </w:r>
      <w:r w:rsidDel="00000000" w:rsidR="00000000" w:rsidRPr="00000000">
        <w:rPr>
          <w:sz w:val="18"/>
          <w:szCs w:val="18"/>
          <w:shd w:fill="fefefe" w:val="clear"/>
          <w:rtl w:val="0"/>
        </w:rPr>
        <w:t xml:space="preserve">(view, {</w:t>
      </w:r>
    </w:p>
    <w:p w:rsidR="00000000" w:rsidDel="00000000" w:rsidP="00000000" w:rsidRDefault="00000000" w:rsidRPr="00000000">
      <w:pPr>
        <w:contextualSpacing w:val="0"/>
      </w:pPr>
      <w:r w:rsidDel="00000000" w:rsidR="00000000" w:rsidRPr="00000000">
        <w:rPr>
          <w:sz w:val="18"/>
          <w:szCs w:val="18"/>
          <w:shd w:fill="fefefe" w:val="clear"/>
          <w:rtl w:val="0"/>
        </w:rPr>
        <w:t xml:space="preserve">            type: </w:t>
      </w:r>
      <w:r w:rsidDel="00000000" w:rsidR="00000000" w:rsidRPr="00000000">
        <w:rPr>
          <w:color w:val="0000ff"/>
          <w:sz w:val="18"/>
          <w:szCs w:val="18"/>
          <w:shd w:fill="fefefe" w:val="clear"/>
          <w:rtl w:val="0"/>
        </w:rPr>
        <w:t xml:space="preserve">slide</w:t>
      </w:r>
      <w:r w:rsidDel="00000000" w:rsidR="00000000" w:rsidRPr="00000000">
        <w:rPr>
          <w:sz w:val="18"/>
          <w:szCs w:val="18"/>
          <w:shd w:fill="fefefe" w:val="clear"/>
          <w:rtl w:val="0"/>
        </w:rPr>
        <w:t xml:space="preserve"> || </w:t>
      </w:r>
      <w:r w:rsidDel="00000000" w:rsidR="00000000" w:rsidRPr="00000000">
        <w:rPr>
          <w:color w:val="0000ff"/>
          <w:sz w:val="18"/>
          <w:szCs w:val="18"/>
          <w:shd w:fill="fefefe" w:val="clear"/>
          <w:rtl w:val="0"/>
        </w:rPr>
        <w:t xml:space="preserve">''</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direction: </w:t>
      </w:r>
      <w:r w:rsidDel="00000000" w:rsidR="00000000" w:rsidRPr="00000000">
        <w:rPr>
          <w:color w:val="0000ff"/>
          <w:sz w:val="18"/>
          <w:szCs w:val="18"/>
          <w:shd w:fill="fefefe" w:val="clear"/>
          <w:rtl w:val="0"/>
        </w:rPr>
        <w:t xml:space="preserve">direction</w:t>
      </w:r>
      <w:r w:rsidDel="00000000" w:rsidR="00000000" w:rsidRPr="00000000">
        <w:rPr>
          <w:sz w:val="18"/>
          <w:szCs w:val="18"/>
          <w:shd w:fill="fefefe" w:val="clear"/>
          <w:rtl w:val="0"/>
        </w:rPr>
        <w:t xml:space="preserve"> || </w:t>
      </w:r>
      <w:r w:rsidDel="00000000" w:rsidR="00000000" w:rsidRPr="00000000">
        <w:rPr>
          <w:color w:val="0000ff"/>
          <w:sz w:val="18"/>
          <w:szCs w:val="18"/>
          <w:shd w:fill="fefefe" w:val="clear"/>
          <w:rtl w:val="0"/>
        </w:rPr>
        <w:t xml:space="preserve">'left'</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p>
    <w:p w:rsidR="00000000" w:rsidDel="00000000" w:rsidP="00000000" w:rsidRDefault="00000000" w:rsidRPr="00000000">
      <w:pPr>
        <w:contextualSpacing w:val="0"/>
      </w:pP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shd w:fill="fefefe" w:val="clear"/>
          <w:rtl w:val="0"/>
        </w:rPr>
        <w:t xml:space="preserve">To show ‘Home’ page, we just write </w:t>
      </w:r>
      <w:r w:rsidDel="00000000" w:rsidR="00000000" w:rsidRPr="00000000">
        <w:rPr>
          <w:b w:val="1"/>
          <w:color w:val="0000ff"/>
          <w:sz w:val="18"/>
          <w:szCs w:val="18"/>
          <w:shd w:fill="fefefe" w:val="clear"/>
          <w:rtl w:val="0"/>
        </w:rPr>
        <w:t xml:space="preserve">this.redirectTo(‘home’) </w:t>
      </w:r>
      <w:r w:rsidDel="00000000" w:rsidR="00000000" w:rsidRPr="00000000">
        <w:rPr>
          <w:sz w:val="18"/>
          <w:szCs w:val="18"/>
          <w:shd w:fill="fefefe" w:val="clear"/>
          <w:rtl w:val="0"/>
        </w:rPr>
        <w:t xml:space="preserve">instead of using </w:t>
      </w:r>
      <w:r w:rsidDel="00000000" w:rsidR="00000000" w:rsidRPr="00000000">
        <w:rPr>
          <w:color w:val="0000ff"/>
          <w:sz w:val="18"/>
          <w:szCs w:val="18"/>
          <w:shd w:fill="fefefe" w:val="clear"/>
          <w:rtl w:val="0"/>
        </w:rPr>
        <w:t xml:space="preserve">gotoHome()</w:t>
      </w:r>
      <w:r w:rsidDel="00000000" w:rsidR="00000000" w:rsidRPr="00000000">
        <w:rPr>
          <w:sz w:val="18"/>
          <w:szCs w:val="18"/>
          <w:shd w:fill="fefefe" w:val="clear"/>
          <w:rtl w:val="0"/>
        </w:rPr>
        <w:t xml:space="preserve"> function.</w:t>
      </w:r>
    </w:p>
    <w:p w:rsidR="00000000" w:rsidDel="00000000" w:rsidP="00000000" w:rsidRDefault="00000000" w:rsidRPr="00000000">
      <w:pPr>
        <w:contextualSpacing w:val="0"/>
      </w:pPr>
      <w:r w:rsidDel="00000000" w:rsidR="00000000" w:rsidRPr="00000000">
        <w:rPr>
          <w:sz w:val="18"/>
          <w:szCs w:val="18"/>
          <w:shd w:fill="fefefe" w:val="clear"/>
          <w:rtl w:val="0"/>
        </w:rPr>
        <w:t xml:space="preserve">Here ‘</w:t>
      </w:r>
      <w:r w:rsidDel="00000000" w:rsidR="00000000" w:rsidRPr="00000000">
        <w:rPr>
          <w:color w:val="0000ff"/>
          <w:sz w:val="18"/>
          <w:szCs w:val="18"/>
          <w:shd w:fill="fefefe" w:val="clear"/>
          <w:rtl w:val="0"/>
        </w:rPr>
        <w:t xml:space="preserve">this’ </w:t>
      </w:r>
      <w:r w:rsidDel="00000000" w:rsidR="00000000" w:rsidRPr="00000000">
        <w:rPr>
          <w:sz w:val="18"/>
          <w:szCs w:val="18"/>
          <w:shd w:fill="fefefe" w:val="clear"/>
          <w:rtl w:val="0"/>
        </w:rPr>
        <w:t xml:space="preserve">refers to the controller inside which the route is defined.</w:t>
      </w:r>
      <w:r w:rsidDel="00000000" w:rsidR="00000000" w:rsidRPr="00000000">
        <w:rPr>
          <w:color w:val="0000ff"/>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shd w:fill="fefefe" w:val="clear"/>
          <w:rtl w:val="0"/>
        </w:rPr>
        <w:t xml:space="preserve">In the function </w:t>
      </w:r>
      <w:r w:rsidDel="00000000" w:rsidR="00000000" w:rsidRPr="00000000">
        <w:rPr>
          <w:color w:val="0000ff"/>
          <w:sz w:val="18"/>
          <w:szCs w:val="18"/>
          <w:shd w:fill="fefefe" w:val="clear"/>
          <w:rtl w:val="0"/>
        </w:rPr>
        <w:t xml:space="preserve">navigatePage()</w:t>
      </w:r>
      <w:r w:rsidDel="00000000" w:rsidR="00000000" w:rsidRPr="00000000">
        <w:rPr>
          <w:sz w:val="18"/>
          <w:szCs w:val="18"/>
          <w:shd w:fill="fefefe" w:val="clear"/>
          <w:rtl w:val="0"/>
        </w:rPr>
        <w:t xml:space="preserve">, we have effectively used </w:t>
      </w:r>
      <w:r w:rsidDel="00000000" w:rsidR="00000000" w:rsidRPr="00000000">
        <w:rPr>
          <w:color w:val="0000ff"/>
          <w:sz w:val="18"/>
          <w:szCs w:val="18"/>
          <w:shd w:fill="fefefe" w:val="clear"/>
          <w:rtl w:val="0"/>
        </w:rPr>
        <w:t xml:space="preserve">redirectTo() </w:t>
      </w:r>
      <w:r w:rsidDel="00000000" w:rsidR="00000000" w:rsidRPr="00000000">
        <w:rPr>
          <w:sz w:val="18"/>
          <w:szCs w:val="18"/>
          <w:shd w:fill="fefefe" w:val="clear"/>
          <w:rtl w:val="0"/>
        </w:rPr>
        <w:t xml:space="preserve">function to display different views in the viewport via card layout.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8761d"/>
          <w:sz w:val="18"/>
          <w:szCs w:val="18"/>
          <w:shd w:fill="fefefe" w:val="clear"/>
          <w:rtl w:val="0"/>
        </w:rPr>
        <w:t xml:space="preserve">//This function is called whenever any item of menu list is tapped</w:t>
      </w:r>
    </w:p>
    <w:p w:rsidR="00000000" w:rsidDel="00000000" w:rsidP="00000000" w:rsidRDefault="00000000" w:rsidRPr="00000000">
      <w:pPr>
        <w:contextualSpacing w:val="0"/>
      </w:pPr>
      <w:r w:rsidDel="00000000" w:rsidR="00000000" w:rsidRPr="00000000">
        <w:rPr>
          <w:color w:val="1155cc"/>
          <w:sz w:val="18"/>
          <w:szCs w:val="18"/>
          <w:shd w:fill="fefefe" w:val="clear"/>
          <w:rtl w:val="0"/>
        </w:rPr>
        <w:t xml:space="preserve">navigatePage</w:t>
      </w: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function</w:t>
      </w:r>
      <w:r w:rsidDel="00000000" w:rsidR="00000000" w:rsidRPr="00000000">
        <w:rPr>
          <w:sz w:val="18"/>
          <w:szCs w:val="18"/>
          <w:shd w:fill="fefefe" w:val="clear"/>
          <w:rtl w:val="0"/>
        </w:rPr>
        <w:t xml:space="preserve">(list, index, target, record) {</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38761d"/>
          <w:sz w:val="18"/>
          <w:szCs w:val="18"/>
          <w:shd w:fill="fefefe" w:val="clear"/>
          <w:rtl w:val="0"/>
        </w:rPr>
        <w:t xml:space="preserve">//Used for sliding purpose of menu list</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this</w:t>
      </w:r>
      <w:r w:rsidDel="00000000" w:rsidR="00000000" w:rsidRPr="00000000">
        <w:rPr>
          <w:sz w:val="18"/>
          <w:szCs w:val="18"/>
          <w:shd w:fill="fefefe" w:val="clear"/>
          <w:rtl w:val="0"/>
        </w:rPr>
        <w:t xml:space="preserve">.toggleNav();        </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switch</w:t>
      </w:r>
      <w:r w:rsidDel="00000000" w:rsidR="00000000" w:rsidRPr="00000000">
        <w:rPr>
          <w:sz w:val="18"/>
          <w:szCs w:val="18"/>
          <w:shd w:fill="fefefe" w:val="clear"/>
          <w:rtl w:val="0"/>
        </w:rPr>
        <w:t xml:space="preserve"> (record.get(</w:t>
      </w:r>
      <w:r w:rsidDel="00000000" w:rsidR="00000000" w:rsidRPr="00000000">
        <w:rPr>
          <w:color w:val="0000ff"/>
          <w:sz w:val="18"/>
          <w:szCs w:val="18"/>
          <w:shd w:fill="fefefe" w:val="clear"/>
          <w:rtl w:val="0"/>
        </w:rPr>
        <w:t xml:space="preserve">'title'</w:t>
      </w:r>
      <w:r w:rsidDel="00000000" w:rsidR="00000000" w:rsidRPr="00000000">
        <w:rPr>
          <w:sz w:val="18"/>
          <w:szCs w:val="18"/>
          <w:shd w:fill="fefefe" w:val="clear"/>
          <w:rtl w:val="0"/>
        </w:rPr>
        <w:t xml:space="preserve">)) {</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case</w:t>
      </w:r>
      <w:r w:rsidDel="00000000" w:rsidR="00000000" w:rsidRPr="00000000">
        <w:rPr>
          <w:sz w:val="18"/>
          <w:szCs w:val="18"/>
          <w:shd w:fill="fefefe" w:val="clear"/>
          <w:rtl w:val="0"/>
        </w:rPr>
        <w:t xml:space="preserve"> "</w:t>
      </w:r>
      <w:r w:rsidDel="00000000" w:rsidR="00000000" w:rsidRPr="00000000">
        <w:rPr>
          <w:color w:val="0000ff"/>
          <w:sz w:val="18"/>
          <w:szCs w:val="18"/>
          <w:shd w:fill="fefefe" w:val="clear"/>
          <w:rtl w:val="0"/>
        </w:rPr>
        <w:t xml:space="preserve">Home</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me.redirectTo(</w:t>
      </w:r>
      <w:r w:rsidDel="00000000" w:rsidR="00000000" w:rsidRPr="00000000">
        <w:rPr>
          <w:color w:val="0000ff"/>
          <w:sz w:val="18"/>
          <w:szCs w:val="18"/>
          <w:shd w:fill="fefefe" w:val="clear"/>
          <w:rtl w:val="0"/>
        </w:rPr>
        <w:t xml:space="preserve">'home'</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break</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case</w:t>
      </w:r>
      <w:r w:rsidDel="00000000" w:rsidR="00000000" w:rsidRPr="00000000">
        <w:rPr>
          <w:sz w:val="18"/>
          <w:szCs w:val="18"/>
          <w:shd w:fill="fefefe" w:val="clear"/>
          <w:rtl w:val="0"/>
        </w:rPr>
        <w:t xml:space="preserve"> </w:t>
      </w:r>
      <w:r w:rsidDel="00000000" w:rsidR="00000000" w:rsidRPr="00000000">
        <w:rPr>
          <w:color w:val="0000ff"/>
          <w:sz w:val="18"/>
          <w:szCs w:val="18"/>
          <w:shd w:fill="fefefe" w:val="clear"/>
          <w:rtl w:val="0"/>
        </w:rPr>
        <w:t xml:space="preserve">"Search"</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me.redirectTo(</w:t>
      </w:r>
      <w:r w:rsidDel="00000000" w:rsidR="00000000" w:rsidRPr="00000000">
        <w:rPr>
          <w:color w:val="0000ff"/>
          <w:sz w:val="18"/>
          <w:szCs w:val="18"/>
          <w:shd w:fill="fefefe" w:val="clear"/>
          <w:rtl w:val="0"/>
        </w:rPr>
        <w:t xml:space="preserve">'searchList'</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break</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case</w:t>
      </w:r>
      <w:r w:rsidDel="00000000" w:rsidR="00000000" w:rsidRPr="00000000">
        <w:rPr>
          <w:sz w:val="18"/>
          <w:szCs w:val="18"/>
          <w:shd w:fill="fefefe" w:val="clear"/>
          <w:rtl w:val="0"/>
        </w:rPr>
        <w:t xml:space="preserve"> </w:t>
      </w:r>
      <w:r w:rsidDel="00000000" w:rsidR="00000000" w:rsidRPr="00000000">
        <w:rPr>
          <w:color w:val="0000ff"/>
          <w:sz w:val="18"/>
          <w:szCs w:val="18"/>
          <w:shd w:fill="fefefe" w:val="clear"/>
          <w:rtl w:val="0"/>
        </w:rPr>
        <w:t xml:space="preserve">"Video Player"</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me.redirectTo(</w:t>
      </w:r>
      <w:r w:rsidDel="00000000" w:rsidR="00000000" w:rsidRPr="00000000">
        <w:rPr>
          <w:color w:val="0000ff"/>
          <w:sz w:val="18"/>
          <w:szCs w:val="18"/>
          <w:shd w:fill="fefefe" w:val="clear"/>
          <w:rtl w:val="0"/>
        </w:rPr>
        <w:t xml:space="preserve">'videocontentpage'</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r w:rsidDel="00000000" w:rsidR="00000000" w:rsidRPr="00000000">
        <w:rPr>
          <w:color w:val="9900ff"/>
          <w:sz w:val="18"/>
          <w:szCs w:val="18"/>
          <w:shd w:fill="fefefe" w:val="clear"/>
          <w:rtl w:val="0"/>
        </w:rPr>
        <w:t xml:space="preserve">break</w:t>
      </w:r>
      <w:r w:rsidDel="00000000" w:rsidR="00000000" w:rsidRPr="00000000">
        <w:rPr>
          <w:sz w:val="18"/>
          <w:szCs w:val="18"/>
          <w:shd w:fill="fefefe" w:val="clear"/>
          <w:rtl w:val="0"/>
        </w:rPr>
        <w:t xml:space="preserve">;</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p>
    <w:p w:rsidR="00000000" w:rsidDel="00000000" w:rsidP="00000000" w:rsidRDefault="00000000" w:rsidRPr="00000000">
      <w:pPr>
        <w:contextualSpacing w:val="0"/>
      </w:pPr>
      <w:r w:rsidDel="00000000" w:rsidR="00000000" w:rsidRPr="00000000">
        <w:rPr>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xh6wdhfulyi9" w:id="23"/>
      <w:bookmarkEnd w:id="23"/>
      <w:r w:rsidDel="00000000" w:rsidR="00000000" w:rsidRPr="00000000">
        <w:rPr>
          <w:rFonts w:ascii="Arial" w:cs="Arial" w:eastAsia="Arial" w:hAnsi="Arial"/>
          <w:sz w:val="22"/>
          <w:szCs w:val="22"/>
          <w:rtl w:val="0"/>
        </w:rPr>
        <w:t xml:space="preserve">Some technicalities to enhance our app</w:t>
      </w:r>
    </w:p>
    <w:p w:rsidR="00000000" w:rsidDel="00000000" w:rsidP="00000000" w:rsidRDefault="00000000" w:rsidRPr="00000000">
      <w:pPr>
        <w:pStyle w:val="Heading3"/>
        <w:widowControl w:val="0"/>
        <w:spacing w:line="240" w:lineRule="auto"/>
        <w:contextualSpacing w:val="0"/>
      </w:pPr>
      <w:bookmarkStart w:colFirst="0" w:colLast="0" w:name="_lg35fbq1xyci" w:id="24"/>
      <w:bookmarkEnd w:id="24"/>
      <w:r w:rsidDel="00000000" w:rsidR="00000000" w:rsidRPr="00000000">
        <w:rPr>
          <w:rFonts w:ascii="Arial" w:cs="Arial" w:eastAsia="Arial" w:hAnsi="Arial"/>
          <w:b w:val="0"/>
          <w:color w:val="000000"/>
          <w:sz w:val="22"/>
          <w:szCs w:val="22"/>
          <w:rtl w:val="0"/>
        </w:rPr>
        <w:t xml:space="preserve">Slide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shd w:fill="fefefe" w:val="clear"/>
          <w:rtl w:val="0"/>
        </w:rPr>
        <w:t xml:space="preserve">As stated earlier, Main.js is the parent container which holds the Menu View(Menu.js) and the Content View(Content.js).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shd w:fill="fefefe" w:val="clear"/>
          <w:rtl w:val="0"/>
        </w:rPr>
        <w:t xml:space="preserve">Let’s take a look of the Main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Ext.define(</w:t>
      </w:r>
      <w:r w:rsidDel="00000000" w:rsidR="00000000" w:rsidRPr="00000000">
        <w:rPr>
          <w:rFonts w:ascii="Courier New" w:cs="Courier New" w:eastAsia="Courier New" w:hAnsi="Courier New"/>
          <w:color w:val="0000ff"/>
          <w:sz w:val="18"/>
          <w:szCs w:val="18"/>
          <w:shd w:fill="fefefe" w:val="clear"/>
          <w:rtl w:val="0"/>
        </w:rPr>
        <w:t xml:space="preserve">'BoomBoom.view.Main'</w:t>
      </w:r>
      <w:r w:rsidDel="00000000" w:rsidR="00000000" w:rsidRPr="00000000">
        <w:rPr>
          <w:rFonts w:ascii="Courier New" w:cs="Courier New" w:eastAsia="Courier New" w:hAnsi="Courier New"/>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extend: </w:t>
      </w:r>
      <w:r w:rsidDel="00000000" w:rsidR="00000000" w:rsidRPr="00000000">
        <w:rPr>
          <w:rFonts w:ascii="Courier New" w:cs="Courier New" w:eastAsia="Courier New" w:hAnsi="Courier New"/>
          <w:color w:val="0000ff"/>
          <w:sz w:val="18"/>
          <w:szCs w:val="18"/>
          <w:shd w:fill="fefefe" w:val="clear"/>
          <w:rtl w:val="0"/>
        </w:rPr>
        <w:t xml:space="preserve">'Ext.Container'</w:t>
      </w:r>
      <w:r w:rsidDel="00000000" w:rsidR="00000000" w:rsidRPr="00000000">
        <w:rPr>
          <w:rFonts w:ascii="Courier New" w:cs="Courier New" w:eastAsia="Courier New" w:hAnsi="Courier New"/>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xtype:</w:t>
      </w:r>
      <w:r w:rsidDel="00000000" w:rsidR="00000000" w:rsidRPr="00000000">
        <w:rPr>
          <w:rFonts w:ascii="Courier New" w:cs="Courier New" w:eastAsia="Courier New" w:hAnsi="Courier New"/>
          <w:color w:val="0000ff"/>
          <w:sz w:val="18"/>
          <w:szCs w:val="18"/>
          <w:shd w:fill="fefefe" w:val="clear"/>
          <w:rtl w:val="0"/>
        </w:rPr>
        <w:t xml:space="preserve"> 'main'</w:t>
      </w:r>
      <w:r w:rsidDel="00000000" w:rsidR="00000000" w:rsidRPr="00000000">
        <w:rPr>
          <w:rFonts w:ascii="Courier New" w:cs="Courier New" w:eastAsia="Courier New" w:hAnsi="Courier New"/>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config: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layout: </w:t>
      </w:r>
      <w:r w:rsidDel="00000000" w:rsidR="00000000" w:rsidRPr="00000000">
        <w:rPr>
          <w:rFonts w:ascii="Courier New" w:cs="Courier New" w:eastAsia="Courier New" w:hAnsi="Courier New"/>
          <w:color w:val="0000ff"/>
          <w:sz w:val="18"/>
          <w:szCs w:val="18"/>
          <w:shd w:fill="fefefe" w:val="clear"/>
          <w:rtl w:val="0"/>
        </w:rPr>
        <w:t xml:space="preserve">'hbox'</w:t>
      </w:r>
      <w:r w:rsidDel="00000000" w:rsidR="00000000" w:rsidRPr="00000000">
        <w:rPr>
          <w:rFonts w:ascii="Courier New" w:cs="Courier New" w:eastAsia="Courier New" w:hAnsi="Courier New"/>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items: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xtype: </w:t>
      </w:r>
      <w:r w:rsidDel="00000000" w:rsidR="00000000" w:rsidRPr="00000000">
        <w:rPr>
          <w:rFonts w:ascii="Courier New" w:cs="Courier New" w:eastAsia="Courier New" w:hAnsi="Courier New"/>
          <w:color w:val="0000ff"/>
          <w:sz w:val="18"/>
          <w:szCs w:val="18"/>
          <w:shd w:fill="fefefe" w:val="clear"/>
          <w:rtl w:val="0"/>
        </w:rPr>
        <w:t xml:space="preserve">'content'</w:t>
      </w:r>
      <w:r w:rsidDel="00000000" w:rsidR="00000000" w:rsidRPr="00000000">
        <w:rPr>
          <w:rFonts w:ascii="Courier New" w:cs="Courier New" w:eastAsia="Courier New" w:hAnsi="Courier New"/>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cls:</w:t>
      </w:r>
      <w:r w:rsidDel="00000000" w:rsidR="00000000" w:rsidRPr="00000000">
        <w:rPr>
          <w:rFonts w:ascii="Courier New" w:cs="Courier New" w:eastAsia="Courier New" w:hAnsi="Courier New"/>
          <w:color w:val="0000ff"/>
          <w:sz w:val="18"/>
          <w:szCs w:val="18"/>
          <w:shd w:fill="fefefe" w:val="clear"/>
          <w:rtl w:val="0"/>
        </w:rPr>
        <w:t xml:space="preserve"> 'slide'</w:t>
      </w:r>
      <w:r w:rsidDel="00000000" w:rsidR="00000000" w:rsidRPr="00000000">
        <w:rPr>
          <w:rFonts w:ascii="Courier New" w:cs="Courier New" w:eastAsia="Courier New" w:hAnsi="Courier New"/>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width:</w:t>
      </w:r>
      <w:r w:rsidDel="00000000" w:rsidR="00000000" w:rsidRPr="00000000">
        <w:rPr>
          <w:rFonts w:ascii="Courier New" w:cs="Courier New" w:eastAsia="Courier New" w:hAnsi="Courier New"/>
          <w:color w:val="0000ff"/>
          <w:sz w:val="18"/>
          <w:szCs w:val="18"/>
          <w:shd w:fill="fefefe" w:val="clear"/>
          <w:rtl w:val="0"/>
        </w:rPr>
        <w:t xml:space="preserve"> '100%'</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xtype:</w:t>
      </w:r>
      <w:r w:rsidDel="00000000" w:rsidR="00000000" w:rsidRPr="00000000">
        <w:rPr>
          <w:rFonts w:ascii="Courier New" w:cs="Courier New" w:eastAsia="Courier New" w:hAnsi="Courier New"/>
          <w:color w:val="0000ff"/>
          <w:sz w:val="18"/>
          <w:szCs w:val="18"/>
          <w:shd w:fill="fefefe" w:val="clear"/>
          <w:rtl w:val="0"/>
        </w:rPr>
        <w:t xml:space="preserve"> 'menu'</w:t>
      </w:r>
      <w:r w:rsidDel="00000000" w:rsidR="00000000" w:rsidRPr="00000000">
        <w:rPr>
          <w:rFonts w:ascii="Courier New" w:cs="Courier New" w:eastAsia="Courier New" w:hAnsi="Courier New"/>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width: </w:t>
      </w:r>
      <w:r w:rsidDel="00000000" w:rsidR="00000000" w:rsidRPr="00000000">
        <w:rPr>
          <w:rFonts w:ascii="Courier New" w:cs="Courier New" w:eastAsia="Courier New" w:hAnsi="Courier New"/>
          <w:color w:val="0000ff"/>
          <w:sz w:val="18"/>
          <w:szCs w:val="18"/>
          <w:shd w:fill="fefefe" w:val="clear"/>
          <w:rtl w:val="0"/>
        </w:rPr>
        <w:t xml:space="preserve">150</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The layout of the Main view is very important as it sets the base for the application. W</w:t>
      </w:r>
      <w:r w:rsidDel="00000000" w:rsidR="00000000" w:rsidRPr="00000000">
        <w:rPr>
          <w:color w:val="434343"/>
          <w:sz w:val="18"/>
          <w:szCs w:val="18"/>
          <w:shd w:fill="fefefe" w:val="clear"/>
          <w:rtl w:val="0"/>
        </w:rPr>
        <w:t xml:space="preserve">e have set the layout of the page to ‘hbox’ with two items: 1)  menu with a custom width of 150px,  2) </w:t>
      </w:r>
      <w:commentRangeStart w:id="17"/>
      <w:r w:rsidDel="00000000" w:rsidR="00000000" w:rsidRPr="00000000">
        <w:rPr>
          <w:color w:val="434343"/>
          <w:sz w:val="18"/>
          <w:szCs w:val="18"/>
          <w:shd w:fill="fefefe" w:val="clear"/>
          <w:rtl w:val="0"/>
        </w:rPr>
        <w:t xml:space="preserve">content which takes the full width initially but on tapping the menu icon in toolbar the menu slide in from left to a width of 150px appearing as a side menu.</w:t>
      </w:r>
      <w:commentRangeEnd w:id="17"/>
      <w:r w:rsidDel="00000000" w:rsidR="00000000" w:rsidRPr="00000000">
        <w:commentReference w:id="17"/>
      </w:r>
      <w:r w:rsidDel="00000000" w:rsidR="00000000" w:rsidRPr="00000000">
        <w:rPr>
          <w:color w:val="434343"/>
          <w:sz w:val="18"/>
          <w:szCs w:val="18"/>
          <w:shd w:fill="fefefe" w:val="clear"/>
          <w:rtl w:val="0"/>
        </w:rPr>
        <w:t xml:space="preserve"> We have used simple CSS to bring in the slide effect of the Menu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For a detailed explanation with more examples you can see</w:t>
      </w:r>
      <w:r w:rsidDel="00000000" w:rsidR="00000000" w:rsidRPr="00000000">
        <w:rPr>
          <w:rFonts w:ascii="Trebuchet MS" w:cs="Trebuchet MS" w:eastAsia="Trebuchet MS" w:hAnsi="Trebuchet MS"/>
          <w:color w:val="434343"/>
          <w:sz w:val="18"/>
          <w:szCs w:val="18"/>
          <w:shd w:fill="fefefe" w:val="clear"/>
          <w:rtl w:val="0"/>
        </w:rPr>
        <w:t xml:space="preserve"> </w:t>
      </w:r>
      <w:hyperlink r:id="rId48">
        <w:r w:rsidDel="00000000" w:rsidR="00000000" w:rsidRPr="00000000">
          <w:rPr>
            <w:color w:val="4a86e8"/>
            <w:sz w:val="20"/>
            <w:szCs w:val="20"/>
            <w:u w:val="single"/>
            <w:shd w:fill="fefefe" w:val="clear"/>
            <w:rtl w:val="0"/>
          </w:rPr>
          <w:t xml:space="preserve">Slide navigation with Sencha Touch</w:t>
        </w:r>
      </w:hyperlink>
      <w:r w:rsidDel="00000000" w:rsidR="00000000" w:rsidRPr="00000000">
        <w:rPr>
          <w:rFonts w:ascii="Trebuchet MS" w:cs="Trebuchet MS" w:eastAsia="Trebuchet MS" w:hAnsi="Trebuchet MS"/>
          <w:color w:val="4a86e8"/>
          <w:sz w:val="20"/>
          <w:szCs w:val="20"/>
          <w:shd w:fill="fefefe" w:val="clea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Now have a look at our Navigation View.</w:t>
      </w:r>
    </w:p>
    <w:p w:rsidR="00000000" w:rsidDel="00000000" w:rsidP="00000000" w:rsidRDefault="00000000" w:rsidRPr="00000000">
      <w:pPr>
        <w:contextualSpacing w:val="0"/>
      </w:pPr>
      <w:r w:rsidDel="00000000" w:rsidR="00000000" w:rsidRPr="00000000">
        <w:drawing>
          <wp:inline distB="114300" distT="114300" distL="114300" distR="114300">
            <wp:extent cx="3076575" cy="4572000"/>
            <wp:effectExtent b="0" l="0" r="0" t="0"/>
            <wp:docPr descr="home.png" id="2" name="image06.png"/>
            <a:graphic>
              <a:graphicData uri="http://schemas.openxmlformats.org/drawingml/2006/picture">
                <pic:pic>
                  <pic:nvPicPr>
                    <pic:cNvPr descr="home.png" id="0" name="image06.png"/>
                    <pic:cNvPicPr preferRelativeResize="0"/>
                  </pic:nvPicPr>
                  <pic:blipFill>
                    <a:blip r:embed="rId49"/>
                    <a:srcRect b="0" l="0" r="0" t="0"/>
                    <a:stretch>
                      <a:fillRect/>
                    </a:stretch>
                  </pic:blipFill>
                  <pic:spPr>
                    <a:xfrm>
                      <a:off x="0" y="0"/>
                      <a:ext cx="3076575" cy="457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18"/>
          <w:szCs w:val="18"/>
          <w:shd w:fill="fefefe" w:val="clear"/>
          <w:rtl w:val="0"/>
        </w:rPr>
        <w:t xml:space="preserve">The functions to bring the sliding effect of the Menu</w:t>
      </w:r>
      <w:r w:rsidDel="00000000" w:rsidR="00000000" w:rsidRPr="00000000">
        <w:rPr>
          <w:color w:val="434343"/>
          <w:sz w:val="18"/>
          <w:szCs w:val="18"/>
          <w:shd w:fill="fefefe" w:val="clear"/>
          <w:rtl w:val="0"/>
        </w:rPr>
        <w:t xml:space="preserve"> is implemented in App.js Controller. First we have referenced the navigation button on the toolbar as ‘navBtn’ and under tap event in control part we have written the sliding menu function ‘toggleNav’.Once we click on an item in the menu list, the same function is again fired with an objective to close the menu and navigate to the selected item page. </w:t>
      </w:r>
      <w:r w:rsidDel="00000000" w:rsidR="00000000" w:rsidRPr="00000000">
        <w:rPr>
          <w:rtl w:val="0"/>
        </w:rPr>
      </w:r>
    </w:p>
    <w:p w:rsidR="00000000" w:rsidDel="00000000" w:rsidP="00000000" w:rsidRDefault="00000000" w:rsidRPr="00000000">
      <w:pPr>
        <w:pStyle w:val="Heading3"/>
        <w:widowControl w:val="0"/>
        <w:spacing w:line="240" w:lineRule="auto"/>
        <w:contextualSpacing w:val="0"/>
      </w:pPr>
      <w:bookmarkStart w:colFirst="0" w:colLast="0" w:name="_m4djjnwz4rcm" w:id="25"/>
      <w:bookmarkEnd w:id="25"/>
      <w:r w:rsidDel="00000000" w:rsidR="00000000" w:rsidRPr="00000000">
        <w:rPr>
          <w:rFonts w:ascii="Arial" w:cs="Arial" w:eastAsia="Arial" w:hAnsi="Arial"/>
          <w:b w:val="0"/>
          <w:color w:val="000000"/>
          <w:sz w:val="22"/>
          <w:szCs w:val="22"/>
          <w:rtl w:val="0"/>
        </w:rPr>
        <w:t xml:space="preserve">Sliding playlist attached to the video 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This mechanism is quite similar to the Slide Menu discussed above and so we are going to let you crack the solution!!!</w:t>
      </w:r>
    </w:p>
    <w:p w:rsidR="00000000" w:rsidDel="00000000" w:rsidP="00000000" w:rsidRDefault="00000000" w:rsidRPr="00000000">
      <w:pPr>
        <w:pStyle w:val="Heading3"/>
        <w:widowControl w:val="0"/>
        <w:spacing w:line="240" w:lineRule="auto"/>
        <w:contextualSpacing w:val="0"/>
      </w:pPr>
      <w:bookmarkStart w:colFirst="0" w:colLast="0" w:name="_sppwft62yt6p" w:id="26"/>
      <w:bookmarkEnd w:id="26"/>
      <w:r w:rsidDel="00000000" w:rsidR="00000000" w:rsidRPr="00000000">
        <w:rPr>
          <w:rFonts w:ascii="Arial" w:cs="Arial" w:eastAsia="Arial" w:hAnsi="Arial"/>
          <w:b w:val="0"/>
          <w:color w:val="000000"/>
          <w:sz w:val="22"/>
          <w:szCs w:val="22"/>
          <w:rtl w:val="0"/>
        </w:rPr>
        <w:t xml:space="preserve">Featured list and Custom Dataview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66666"/>
          <w:sz w:val="20"/>
          <w:szCs w:val="20"/>
          <w:rtl w:val="0"/>
        </w:rPr>
        <w:t xml:space="preserve">Lets begin with the design that we had in mind for the Home Page. Below are the designs of the Home page for our 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66666"/>
          <w:sz w:val="20"/>
          <w:szCs w:val="20"/>
          <w:rtl w:val="0"/>
        </w:rPr>
        <w:t xml:space="preserve">Before getting on with the details of the Home Page let’s continue on our trail with the Content Page a little more. The content page has a fit layout, containing an item with card layout for holding multiple views specifically ‘Home’, ‘Search’, ‘VideoPlayer’ and ‘Playlist views’.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66666"/>
          <w:sz w:val="20"/>
          <w:szCs w:val="20"/>
          <w:rtl w:val="0"/>
        </w:rPr>
        <w:t xml:space="preserve">Now, let’s come back to the Home Page. It has categories as horizontal scrollable lists. Without creating different views for each lists </w:t>
      </w:r>
      <w:r w:rsidDel="00000000" w:rsidR="00000000" w:rsidRPr="00000000">
        <w:rPr>
          <w:color w:val="666666"/>
          <w:sz w:val="20"/>
          <w:szCs w:val="20"/>
          <w:rtl w:val="0"/>
        </w:rPr>
        <w:t xml:space="preserve">we can always optimize our code</w:t>
      </w:r>
      <w:r w:rsidDel="00000000" w:rsidR="00000000" w:rsidRPr="00000000">
        <w:rPr>
          <w:color w:val="666666"/>
          <w:sz w:val="20"/>
          <w:szCs w:val="20"/>
          <w:rtl w:val="0"/>
        </w:rPr>
        <w:t xml:space="preserve"> by creating one view ‘FeaturedList’ and using it multiple times by creating multiple instances of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66666"/>
          <w:sz w:val="20"/>
          <w:szCs w:val="20"/>
          <w:rtl w:val="0"/>
        </w:rPr>
        <w:t xml:space="preserve">If you notice closely, whenever there are multiple scrolls in a single page/view, scrolling effect is undermined. For example, in our app we have four horizontal scrolling lists and overall vertical scroll for the entire page. So, it is common that when you are scrolling one list (horizontal) it will also affect vertical scroll because of the undirected touch pressure of our fingers. Overall, it looks odd and feels bad. To avoid this undesired effect we have written a ‘</w:t>
      </w:r>
      <w:commentRangeStart w:id="18"/>
      <w:r w:rsidDel="00000000" w:rsidR="00000000" w:rsidRPr="00000000">
        <w:rPr>
          <w:color w:val="666666"/>
          <w:sz w:val="20"/>
          <w:szCs w:val="20"/>
          <w:rtl w:val="0"/>
        </w:rPr>
        <w:t xml:space="preserve">custom dataview</w:t>
      </w:r>
      <w:commentRangeEnd w:id="18"/>
      <w:r w:rsidDel="00000000" w:rsidR="00000000" w:rsidRPr="00000000">
        <w:commentReference w:id="18"/>
      </w:r>
      <w:r w:rsidDel="00000000" w:rsidR="00000000" w:rsidRPr="00000000">
        <w:rPr>
          <w:color w:val="666666"/>
          <w:sz w:val="20"/>
          <w:szCs w:val="20"/>
          <w:rtl w:val="0"/>
        </w:rPr>
        <w:t xml:space="preserve">’ view. Let’s take a look at ‘</w:t>
      </w:r>
      <w:commentRangeStart w:id="19"/>
      <w:r w:rsidDel="00000000" w:rsidR="00000000" w:rsidRPr="00000000">
        <w:rPr>
          <w:color w:val="666666"/>
          <w:sz w:val="20"/>
          <w:szCs w:val="20"/>
          <w:rtl w:val="0"/>
        </w:rPr>
        <w:t xml:space="preserve">CustomDataview</w:t>
      </w:r>
      <w:commentRangeEnd w:id="19"/>
      <w:r w:rsidDel="00000000" w:rsidR="00000000" w:rsidRPr="00000000">
        <w:commentReference w:id="19"/>
      </w:r>
      <w:r w:rsidDel="00000000" w:rsidR="00000000" w:rsidRPr="00000000">
        <w:rPr>
          <w:color w:val="666666"/>
          <w:sz w:val="20"/>
          <w:szCs w:val="20"/>
          <w:rtl w:val="0"/>
        </w:rPr>
        <w:t xml:space="preserve">’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Ext.define(</w:t>
      </w:r>
      <w:r w:rsidDel="00000000" w:rsidR="00000000" w:rsidRPr="00000000">
        <w:rPr>
          <w:rFonts w:ascii="Courier New" w:cs="Courier New" w:eastAsia="Courier New" w:hAnsi="Courier New"/>
          <w:color w:val="0000ff"/>
          <w:sz w:val="20"/>
          <w:szCs w:val="20"/>
          <w:rtl w:val="0"/>
        </w:rPr>
        <w:t xml:space="preserve">'BoomBoom.view.CustomDataview'</w:t>
      </w: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extend: </w:t>
      </w:r>
      <w:r w:rsidDel="00000000" w:rsidR="00000000" w:rsidRPr="00000000">
        <w:rPr>
          <w:rFonts w:ascii="Courier New" w:cs="Courier New" w:eastAsia="Courier New" w:hAnsi="Courier New"/>
          <w:color w:val="0000ff"/>
          <w:sz w:val="20"/>
          <w:szCs w:val="20"/>
          <w:rtl w:val="0"/>
        </w:rPr>
        <w:t xml:space="preserve">'Ext.dataview.DataView'</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xtype:</w:t>
      </w:r>
      <w:r w:rsidDel="00000000" w:rsidR="00000000" w:rsidRPr="00000000">
        <w:rPr>
          <w:rFonts w:ascii="Courier New" w:cs="Courier New" w:eastAsia="Courier New" w:hAnsi="Courier New"/>
          <w:color w:val="0000ff"/>
          <w:sz w:val="20"/>
          <w:szCs w:val="20"/>
          <w:rtl w:val="0"/>
        </w:rPr>
        <w:t xml:space="preserve"> 'customdataview'</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parentPanel: </w:t>
      </w:r>
      <w:r w:rsidDel="00000000" w:rsidR="00000000" w:rsidRPr="00000000">
        <w:rPr>
          <w:rFonts w:ascii="Courier New" w:cs="Courier New" w:eastAsia="Courier New" w:hAnsi="Courier New"/>
          <w:color w:val="0000ff"/>
          <w:sz w:val="20"/>
          <w:szCs w:val="20"/>
          <w:rtl w:val="0"/>
        </w:rPr>
        <w:t xml:space="preserve">null</w:t>
      </w:r>
      <w:r w:rsidDel="00000000" w:rsidR="00000000" w:rsidRPr="00000000">
        <w:rPr>
          <w:rFonts w:ascii="Courier New" w:cs="Courier New" w:eastAsia="Courier New" w:hAnsi="Courier New"/>
          <w:color w:val="666666"/>
          <w:sz w:val="20"/>
          <w:szCs w:val="20"/>
          <w:rtl w:val="0"/>
        </w:rPr>
        <w:t xml:space="preserve">, // Adding parentPanel to config of 'customdataview'</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config: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listeners: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painted</w:t>
      </w:r>
      <w:r w:rsidDel="00000000" w:rsidR="00000000" w:rsidRPr="00000000">
        <w:rPr>
          <w:rFonts w:ascii="Courier New" w:cs="Courier New" w:eastAsia="Courier New" w:hAnsi="Courier New"/>
          <w:color w:val="666666"/>
          <w:sz w:val="20"/>
          <w:szCs w:val="20"/>
          <w:rtl w:val="0"/>
        </w:rPr>
        <w:t xml:space="preserve">: </w:t>
      </w:r>
      <w:r w:rsidDel="00000000" w:rsidR="00000000" w:rsidRPr="00000000">
        <w:rPr>
          <w:rFonts w:ascii="Courier New" w:cs="Courier New" w:eastAsia="Courier New" w:hAnsi="Courier New"/>
          <w:color w:val="0b5394"/>
          <w:sz w:val="20"/>
          <w:szCs w:val="20"/>
          <w:rtl w:val="0"/>
        </w:rPr>
        <w:t xml:space="preserve">function</w:t>
      </w: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var me =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parentPanel = me.parentPanel || me.config.parentPanel;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me.</w:t>
      </w:r>
      <w:r w:rsidDel="00000000" w:rsidR="00000000" w:rsidRPr="00000000">
        <w:rPr>
          <w:rFonts w:ascii="Courier New" w:cs="Courier New" w:eastAsia="Courier New" w:hAnsi="Courier New"/>
          <w:color w:val="0000ff"/>
          <w:sz w:val="20"/>
          <w:szCs w:val="20"/>
          <w:rtl w:val="0"/>
        </w:rPr>
        <w:t xml:space="preserve">getScrollable</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getScroller</w:t>
      </w:r>
      <w:r w:rsidDel="00000000" w:rsidR="00000000" w:rsidRPr="00000000">
        <w:rPr>
          <w:rFonts w:ascii="Courier New" w:cs="Courier New" w:eastAsia="Courier New" w:hAnsi="Courier New"/>
          <w:color w:val="666666"/>
          <w:sz w:val="20"/>
          <w:szCs w:val="20"/>
          <w:rtl w:val="0"/>
        </w:rPr>
        <w:t xml:space="preserve">().on(</w:t>
      </w:r>
      <w:r w:rsidDel="00000000" w:rsidR="00000000" w:rsidRPr="00000000">
        <w:rPr>
          <w:rFonts w:ascii="Courier New" w:cs="Courier New" w:eastAsia="Courier New" w:hAnsi="Courier New"/>
          <w:color w:val="0000ff"/>
          <w:sz w:val="20"/>
          <w:szCs w:val="20"/>
          <w:rtl w:val="0"/>
        </w:rPr>
        <w:t xml:space="preserve">'scrollstart'</w:t>
      </w:r>
      <w:r w:rsidDel="00000000" w:rsidR="00000000" w:rsidRPr="00000000">
        <w:rPr>
          <w:rFonts w:ascii="Courier New" w:cs="Courier New" w:eastAsia="Courier New" w:hAnsi="Courier New"/>
          <w:color w:val="666666"/>
          <w:sz w:val="20"/>
          <w:szCs w:val="20"/>
          <w:rtl w:val="0"/>
        </w:rPr>
        <w:t xml:space="preserve">, </w:t>
      </w:r>
      <w:r w:rsidDel="00000000" w:rsidR="00000000" w:rsidRPr="00000000">
        <w:rPr>
          <w:rFonts w:ascii="Courier New" w:cs="Courier New" w:eastAsia="Courier New" w:hAnsi="Courier New"/>
          <w:color w:val="0b5394"/>
          <w:sz w:val="20"/>
          <w:szCs w:val="20"/>
          <w:rtl w:val="0"/>
        </w:rPr>
        <w:t xml:space="preserve">function</w:t>
      </w: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parentPanel.setScrollable(</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 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me.</w:t>
      </w:r>
      <w:r w:rsidDel="00000000" w:rsidR="00000000" w:rsidRPr="00000000">
        <w:rPr>
          <w:rFonts w:ascii="Courier New" w:cs="Courier New" w:eastAsia="Courier New" w:hAnsi="Courier New"/>
          <w:color w:val="0000ff"/>
          <w:sz w:val="20"/>
          <w:szCs w:val="20"/>
          <w:rtl w:val="0"/>
        </w:rPr>
        <w:t xml:space="preserve">getScrollable</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getScroller</w:t>
      </w:r>
      <w:r w:rsidDel="00000000" w:rsidR="00000000" w:rsidRPr="00000000">
        <w:rPr>
          <w:rFonts w:ascii="Courier New" w:cs="Courier New" w:eastAsia="Courier New" w:hAnsi="Courier New"/>
          <w:color w:val="666666"/>
          <w:sz w:val="20"/>
          <w:szCs w:val="20"/>
          <w:rtl w:val="0"/>
        </w:rPr>
        <w:t xml:space="preserve">().on(</w:t>
      </w:r>
      <w:r w:rsidDel="00000000" w:rsidR="00000000" w:rsidRPr="00000000">
        <w:rPr>
          <w:rFonts w:ascii="Courier New" w:cs="Courier New" w:eastAsia="Courier New" w:hAnsi="Courier New"/>
          <w:color w:val="0000ff"/>
          <w:sz w:val="20"/>
          <w:szCs w:val="20"/>
          <w:rtl w:val="0"/>
        </w:rPr>
        <w:t xml:space="preserve">'scrollend'</w:t>
      </w:r>
      <w:r w:rsidDel="00000000" w:rsidR="00000000" w:rsidRPr="00000000">
        <w:rPr>
          <w:rFonts w:ascii="Courier New" w:cs="Courier New" w:eastAsia="Courier New" w:hAnsi="Courier New"/>
          <w:color w:val="666666"/>
          <w:sz w:val="20"/>
          <w:szCs w:val="20"/>
          <w:rtl w:val="0"/>
        </w:rPr>
        <w:t xml:space="preserve">, </w:t>
      </w:r>
      <w:r w:rsidDel="00000000" w:rsidR="00000000" w:rsidRPr="00000000">
        <w:rPr>
          <w:rFonts w:ascii="Courier New" w:cs="Courier New" w:eastAsia="Courier New" w:hAnsi="Courier New"/>
          <w:color w:val="0b5394"/>
          <w:sz w:val="20"/>
          <w:szCs w:val="20"/>
          <w:rtl w:val="0"/>
        </w:rPr>
        <w:t xml:space="preserve">function</w:t>
      </w: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parentPanel.setScrollable(</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 me);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Now we will take a look at the ‘FeaturedList’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Ext.define(</w:t>
      </w:r>
      <w:r w:rsidDel="00000000" w:rsidR="00000000" w:rsidRPr="00000000">
        <w:rPr>
          <w:rFonts w:ascii="Courier New" w:cs="Courier New" w:eastAsia="Courier New" w:hAnsi="Courier New"/>
          <w:color w:val="0000ff"/>
          <w:sz w:val="20"/>
          <w:szCs w:val="20"/>
          <w:rtl w:val="0"/>
        </w:rPr>
        <w:t xml:space="preserve">'BoomBoom.view.FeaturedList'</w:t>
      </w: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Custom Dataview features are inherited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extend:</w:t>
      </w:r>
      <w:r w:rsidDel="00000000" w:rsidR="00000000" w:rsidRPr="00000000">
        <w:rPr>
          <w:rFonts w:ascii="Courier New" w:cs="Courier New" w:eastAsia="Courier New" w:hAnsi="Courier New"/>
          <w:color w:val="0000ff"/>
          <w:sz w:val="20"/>
          <w:szCs w:val="20"/>
          <w:rtl w:val="0"/>
        </w:rPr>
        <w:t xml:space="preserve"> 'BoomBoom.view.CustomDataview'</w:t>
      </w: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xtype: </w:t>
      </w:r>
      <w:r w:rsidDel="00000000" w:rsidR="00000000" w:rsidRPr="00000000">
        <w:rPr>
          <w:rFonts w:ascii="Courier New" w:cs="Courier New" w:eastAsia="Courier New" w:hAnsi="Courier New"/>
          <w:color w:val="0000ff"/>
          <w:sz w:val="20"/>
          <w:szCs w:val="20"/>
          <w:rtl w:val="0"/>
        </w:rPr>
        <w:t xml:space="preserve">'featuredlist'</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color w:val="666666"/>
          <w:sz w:val="20"/>
          <w:szCs w:val="20"/>
          <w:rtl w:val="0"/>
        </w:rPr>
        <w:t xml:space="preserve">    </w:t>
      </w:r>
      <w:r w:rsidDel="00000000" w:rsidR="00000000" w:rsidRPr="00000000">
        <w:rPr>
          <w:rFonts w:ascii="Courier New" w:cs="Courier New" w:eastAsia="Courier New" w:hAnsi="Courier New"/>
          <w:color w:val="666666"/>
          <w:sz w:val="20"/>
          <w:szCs w:val="20"/>
          <w:rtl w:val="0"/>
        </w:rPr>
        <w:t xml:space="preserve">config: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height: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inline: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wrap: </w:t>
      </w:r>
      <w:r w:rsidDel="00000000" w:rsidR="00000000" w:rsidRPr="00000000">
        <w:rPr>
          <w:rFonts w:ascii="Courier New" w:cs="Courier New" w:eastAsia="Courier New" w:hAnsi="Courier New"/>
          <w:color w:val="0000ff"/>
          <w:sz w:val="20"/>
          <w:szCs w:val="20"/>
          <w:rtl w:val="0"/>
        </w:rPr>
        <w:t xml:space="preserve">false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scrollable: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direction: </w:t>
      </w:r>
      <w:r w:rsidDel="00000000" w:rsidR="00000000" w:rsidRPr="00000000">
        <w:rPr>
          <w:rFonts w:ascii="Courier New" w:cs="Courier New" w:eastAsia="Courier New" w:hAnsi="Courier New"/>
          <w:color w:val="0000ff"/>
          <w:sz w:val="20"/>
          <w:szCs w:val="20"/>
          <w:rtl w:val="0"/>
        </w:rPr>
        <w:t xml:space="preserve">'horizontal'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itemCls:</w:t>
      </w:r>
      <w:r w:rsidDel="00000000" w:rsidR="00000000" w:rsidRPr="00000000">
        <w:rPr>
          <w:rFonts w:ascii="Courier New" w:cs="Courier New" w:eastAsia="Courier New" w:hAnsi="Courier New"/>
          <w:color w:val="0000ff"/>
          <w:sz w:val="20"/>
          <w:szCs w:val="20"/>
          <w:rtl w:val="0"/>
        </w:rPr>
        <w:t xml:space="preserve">'featured-list-items'</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itemTpl:</w:t>
      </w:r>
      <w:r w:rsidDel="00000000" w:rsidR="00000000" w:rsidRPr="00000000">
        <w:rPr>
          <w:rFonts w:ascii="Courier New" w:cs="Courier New" w:eastAsia="Courier New" w:hAnsi="Courier New"/>
          <w:color w:val="0000ff"/>
          <w:sz w:val="20"/>
          <w:szCs w:val="20"/>
          <w:rtl w:val="0"/>
        </w:rPr>
        <w:t xml:space="preserve">'&lt;div class="album-art"&gt;&lt;img src="{thumbnail}"&gt;&lt;/img&gt;&lt;/div&gt;'</w:t>
      </w: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66666"/>
          <w:sz w:val="20"/>
          <w:szCs w:val="20"/>
          <w:rtl w:val="0"/>
        </w:rPr>
        <w:t xml:space="preserve">In the above code we have extended CustomDataview as it holds our secret to solve our scrolling problem. F</w:t>
      </w:r>
      <w:r w:rsidDel="00000000" w:rsidR="00000000" w:rsidRPr="00000000">
        <w:rPr>
          <w:color w:val="666666"/>
          <w:sz w:val="20"/>
          <w:szCs w:val="20"/>
          <w:rtl w:val="0"/>
        </w:rPr>
        <w:t xml:space="preserve">or detailed explanation and more examples you can check</w:t>
      </w:r>
      <w:r w:rsidDel="00000000" w:rsidR="00000000" w:rsidRPr="00000000">
        <w:rPr>
          <w:color w:val="666666"/>
          <w:sz w:val="20"/>
          <w:szCs w:val="20"/>
          <w:rtl w:val="0"/>
        </w:rPr>
        <w:t xml:space="preserve">, </w:t>
      </w:r>
      <w:hyperlink r:id="rId50">
        <w:r w:rsidDel="00000000" w:rsidR="00000000" w:rsidRPr="00000000">
          <w:rPr>
            <w:color w:val="1155cc"/>
            <w:sz w:val="20"/>
            <w:szCs w:val="20"/>
            <w:u w:val="single"/>
            <w:rtl w:val="0"/>
          </w:rPr>
          <w:t xml:space="preserve">Single scrolled parent with multiple containers in Sencha</w:t>
        </w:r>
      </w:hyperlink>
      <w:r w:rsidDel="00000000" w:rsidR="00000000" w:rsidRPr="00000000">
        <w:rPr>
          <w:color w:val="666666"/>
          <w:sz w:val="20"/>
          <w:szCs w:val="20"/>
          <w:rtl w:val="0"/>
        </w:rPr>
        <w:t xml:space="preserve">. </w:t>
      </w:r>
      <w:r w:rsidDel="00000000" w:rsidR="00000000" w:rsidRPr="00000000">
        <w:rPr>
          <w:rtl w:val="0"/>
        </w:rPr>
      </w:r>
    </w:p>
    <w:p w:rsidR="00000000" w:rsidDel="00000000" w:rsidP="00000000" w:rsidRDefault="00000000" w:rsidRPr="00000000">
      <w:pPr>
        <w:pStyle w:val="Heading3"/>
        <w:widowControl w:val="0"/>
        <w:spacing w:line="240" w:lineRule="auto"/>
        <w:contextualSpacing w:val="0"/>
      </w:pPr>
      <w:bookmarkStart w:colFirst="0" w:colLast="0" w:name="_uv6gbcvkg77l" w:id="27"/>
      <w:bookmarkEnd w:id="27"/>
      <w:r w:rsidDel="00000000" w:rsidR="00000000" w:rsidRPr="00000000">
        <w:rPr>
          <w:rFonts w:ascii="Arial" w:cs="Arial" w:eastAsia="Arial" w:hAnsi="Arial"/>
          <w:b w:val="0"/>
          <w:color w:val="000000"/>
          <w:sz w:val="22"/>
          <w:szCs w:val="22"/>
          <w:rtl w:val="0"/>
        </w:rPr>
        <w:t xml:space="preserve">Activating navigation menu list according to the card in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I</w:t>
      </w:r>
      <w:r w:rsidDel="00000000" w:rsidR="00000000" w:rsidRPr="00000000">
        <w:rPr>
          <w:sz w:val="20"/>
          <w:szCs w:val="20"/>
          <w:shd w:fill="fefefe" w:val="clear"/>
          <w:rtl w:val="0"/>
        </w:rPr>
        <w:t xml:space="preserve">t becomes quite a problem when you navigate from one page to another without using navigation menu. What happens is that corresponding menu item is not selected as per the content displayed. For example, in this app you can navigate from videoplayer to playlist and vice-versa. But when we navigate from playlist to video player and then open the slide navigation menu, we find that playlist is active in menu instead of Video Player, which is unacceptable.</w:t>
      </w:r>
      <w:r w:rsidDel="00000000" w:rsidR="00000000" w:rsidRPr="00000000">
        <w:rPr>
          <w:sz w:val="20"/>
          <w:szCs w:val="20"/>
          <w:shd w:fill="fefefe" w:val="clear"/>
          <w:rtl w:val="0"/>
        </w:rPr>
        <w:t xml:space="preserve"> So we came up with a small function to effectively solves this issue. Here’s the function in Util.js: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    </w:t>
      </w:r>
      <w:r w:rsidDel="00000000" w:rsidR="00000000" w:rsidRPr="00000000">
        <w:rPr>
          <w:color w:val="38761d"/>
          <w:sz w:val="20"/>
          <w:szCs w:val="20"/>
          <w:shd w:fill="fefefe" w:val="clear"/>
          <w:rtl w:val="0"/>
        </w:rPr>
        <w:t xml:space="preserve">/*</w:t>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     * Get index of requested page</w:t>
      </w:r>
    </w:p>
    <w:p w:rsidR="00000000" w:rsidDel="00000000" w:rsidP="00000000" w:rsidRDefault="00000000" w:rsidRPr="00000000">
      <w:pPr>
        <w:contextualSpacing w:val="0"/>
      </w:pPr>
      <w:r w:rsidDel="00000000" w:rsidR="00000000" w:rsidRPr="00000000">
        <w:rPr>
          <w:color w:val="38761d"/>
          <w:sz w:val="20"/>
          <w:szCs w:val="20"/>
          <w:shd w:fill="fefefe" w:val="clear"/>
          <w:rtl w:val="0"/>
        </w:rPr>
        <w:t xml:space="preserve">     */</w:t>
      </w:r>
    </w:p>
    <w:p w:rsidR="00000000" w:rsidDel="00000000" w:rsidP="00000000" w:rsidRDefault="00000000" w:rsidRPr="00000000">
      <w:pPr>
        <w:contextualSpacing w:val="0"/>
      </w:pPr>
      <w:r w:rsidDel="00000000" w:rsidR="00000000" w:rsidRPr="00000000">
        <w:rPr>
          <w:sz w:val="20"/>
          <w:szCs w:val="20"/>
          <w:shd w:fill="fefefe" w:val="clear"/>
          <w:rtl w:val="0"/>
        </w:rPr>
        <w:t xml:space="preserve">   </w:t>
      </w:r>
      <w:r w:rsidDel="00000000" w:rsidR="00000000" w:rsidRPr="00000000">
        <w:rPr>
          <w:rFonts w:ascii="Courier New" w:cs="Courier New" w:eastAsia="Courier New" w:hAnsi="Courier New"/>
          <w:sz w:val="20"/>
          <w:szCs w:val="20"/>
          <w:shd w:fill="fefefe" w:val="clear"/>
          <w:rtl w:val="0"/>
        </w:rPr>
        <w:t xml:space="preserve"> </w:t>
      </w:r>
      <w:r w:rsidDel="00000000" w:rsidR="00000000" w:rsidRPr="00000000">
        <w:rPr>
          <w:rFonts w:ascii="Courier New" w:cs="Courier New" w:eastAsia="Courier New" w:hAnsi="Courier New"/>
          <w:color w:val="0000ff"/>
          <w:sz w:val="20"/>
          <w:szCs w:val="20"/>
          <w:shd w:fill="fefefe" w:val="clear"/>
          <w:rtl w:val="0"/>
        </w:rPr>
        <w:t xml:space="preserve">getMenuIndex</w:t>
      </w:r>
      <w:r w:rsidDel="00000000" w:rsidR="00000000" w:rsidRPr="00000000">
        <w:rPr>
          <w:rFonts w:ascii="Courier New" w:cs="Courier New" w:eastAsia="Courier New" w:hAnsi="Courier New"/>
          <w:sz w:val="20"/>
          <w:szCs w:val="20"/>
          <w:shd w:fill="fefefe" w:val="clear"/>
          <w:rtl w:val="0"/>
        </w:rPr>
        <w:t xml:space="preserve">: </w:t>
      </w:r>
      <w:r w:rsidDel="00000000" w:rsidR="00000000" w:rsidRPr="00000000">
        <w:rPr>
          <w:rFonts w:ascii="Courier New" w:cs="Courier New" w:eastAsia="Courier New" w:hAnsi="Courier New"/>
          <w:color w:val="0b5394"/>
          <w:sz w:val="20"/>
          <w:szCs w:val="20"/>
          <w:shd w:fill="fefefe" w:val="clear"/>
          <w:rtl w:val="0"/>
        </w:rPr>
        <w:t xml:space="preserve">function</w:t>
      </w:r>
      <w:r w:rsidDel="00000000" w:rsidR="00000000" w:rsidRPr="00000000">
        <w:rPr>
          <w:rFonts w:ascii="Courier New" w:cs="Courier New" w:eastAsia="Courier New" w:hAnsi="Courier New"/>
          <w:sz w:val="20"/>
          <w:szCs w:val="20"/>
          <w:shd w:fill="fefefe" w:val="clear"/>
          <w:rtl w:val="0"/>
        </w:rPr>
        <w:t xml:space="preserve">(action,me){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var menuStore=me.</w:t>
      </w:r>
      <w:r w:rsidDel="00000000" w:rsidR="00000000" w:rsidRPr="00000000">
        <w:rPr>
          <w:rFonts w:ascii="Courier New" w:cs="Courier New" w:eastAsia="Courier New" w:hAnsi="Courier New"/>
          <w:color w:val="0000ff"/>
          <w:sz w:val="20"/>
          <w:szCs w:val="20"/>
          <w:shd w:fill="fefefe" w:val="clear"/>
          <w:rtl w:val="0"/>
        </w:rPr>
        <w:t xml:space="preserve">getMenu</w:t>
      </w:r>
      <w:r w:rsidDel="00000000" w:rsidR="00000000" w:rsidRPr="00000000">
        <w:rPr>
          <w:rFonts w:ascii="Courier New" w:cs="Courier New" w:eastAsia="Courier New" w:hAnsi="Courier New"/>
          <w:sz w:val="20"/>
          <w:szCs w:val="20"/>
          <w:shd w:fill="fefefe" w:val="clear"/>
          <w:rtl w:val="0"/>
        </w:rPr>
        <w:t xml:space="preserve">().</w:t>
      </w:r>
      <w:r w:rsidDel="00000000" w:rsidR="00000000" w:rsidRPr="00000000">
        <w:rPr>
          <w:rFonts w:ascii="Courier New" w:cs="Courier New" w:eastAsia="Courier New" w:hAnsi="Courier New"/>
          <w:color w:val="0000ff"/>
          <w:sz w:val="20"/>
          <w:szCs w:val="20"/>
          <w:shd w:fill="fefefe" w:val="clear"/>
          <w:rtl w:val="0"/>
        </w:rPr>
        <w:t xml:space="preserve">getStore</w:t>
      </w:r>
      <w:r w:rsidDel="00000000" w:rsidR="00000000" w:rsidRPr="00000000">
        <w:rPr>
          <w:rFonts w:ascii="Courier New" w:cs="Courier New" w:eastAsia="Courier New" w:hAnsi="Courier New"/>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menuStoreData = menuStore.</w:t>
      </w:r>
      <w:r w:rsidDel="00000000" w:rsidR="00000000" w:rsidRPr="00000000">
        <w:rPr>
          <w:rFonts w:ascii="Courier New" w:cs="Courier New" w:eastAsia="Courier New" w:hAnsi="Courier New"/>
          <w:color w:val="0000ff"/>
          <w:sz w:val="20"/>
          <w:szCs w:val="20"/>
          <w:shd w:fill="fefefe" w:val="clear"/>
          <w:rtl w:val="0"/>
        </w:rPr>
        <w:t xml:space="preserve">getData(),</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count = menuStore.</w:t>
      </w:r>
      <w:r w:rsidDel="00000000" w:rsidR="00000000" w:rsidRPr="00000000">
        <w:rPr>
          <w:rFonts w:ascii="Courier New" w:cs="Courier New" w:eastAsia="Courier New" w:hAnsi="Courier New"/>
          <w:color w:val="0000ff"/>
          <w:sz w:val="20"/>
          <w:szCs w:val="20"/>
          <w:shd w:fill="fefefe" w:val="clear"/>
          <w:rtl w:val="0"/>
        </w:rPr>
        <w:t xml:space="preserve">getCount</w:t>
      </w:r>
      <w:r w:rsidDel="00000000" w:rsidR="00000000" w:rsidRPr="00000000">
        <w:rPr>
          <w:rFonts w:ascii="Courier New" w:cs="Courier New" w:eastAsia="Courier New" w:hAnsi="Courier New"/>
          <w:sz w:val="20"/>
          <w:szCs w:val="20"/>
          <w:shd w:fill="fefef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for(var i=</w:t>
      </w:r>
      <w:r w:rsidDel="00000000" w:rsidR="00000000" w:rsidRPr="00000000">
        <w:rPr>
          <w:rFonts w:ascii="Courier New" w:cs="Courier New" w:eastAsia="Courier New" w:hAnsi="Courier New"/>
          <w:color w:val="0000ff"/>
          <w:sz w:val="20"/>
          <w:szCs w:val="20"/>
          <w:shd w:fill="fefefe" w:val="clear"/>
          <w:rtl w:val="0"/>
        </w:rPr>
        <w:t xml:space="preserve">0</w:t>
      </w:r>
      <w:r w:rsidDel="00000000" w:rsidR="00000000" w:rsidRPr="00000000">
        <w:rPr>
          <w:rFonts w:ascii="Courier New" w:cs="Courier New" w:eastAsia="Courier New" w:hAnsi="Courier New"/>
          <w:sz w:val="20"/>
          <w:szCs w:val="20"/>
          <w:shd w:fill="fefefe" w:val="clear"/>
          <w:rtl w:val="0"/>
        </w:rPr>
        <w:t xml:space="preserve">;i&lt;count;i++){</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if(menuStoreData.items[i].data.action === action){</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return i;</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Time to discuss how this function works. At first you need to know that in the data contents of Menu list we have included an action field which acts as a unique identifier, of the item in the list, helping us find the index of that item in its store. To do all this, we first get the store data of the menu list and count the items in the store. Then we use a for loop to check for a match with the action field value we passed to the item ‘action value’. On successful match, the function returns the index. After that we select the item in menu list having the specific index, as shown in the next two lines of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index = me.util.getMenuIndex(</w:t>
      </w:r>
      <w:r w:rsidDel="00000000" w:rsidR="00000000" w:rsidRPr="00000000">
        <w:rPr>
          <w:rFonts w:ascii="Courier New" w:cs="Courier New" w:eastAsia="Courier New" w:hAnsi="Courier New"/>
          <w:color w:val="0000ff"/>
          <w:sz w:val="20"/>
          <w:szCs w:val="20"/>
          <w:shd w:fill="fefefe" w:val="clear"/>
          <w:rtl w:val="0"/>
        </w:rPr>
        <w:t xml:space="preserve">"videoplayer"</w:t>
      </w:r>
      <w:r w:rsidDel="00000000" w:rsidR="00000000" w:rsidRPr="00000000">
        <w:rPr>
          <w:rFonts w:ascii="Courier New" w:cs="Courier New" w:eastAsia="Courier New" w:hAnsi="Courier New"/>
          <w:sz w:val="20"/>
          <w:szCs w:val="20"/>
          <w:shd w:fill="fefefe" w:val="clear"/>
          <w:rtl w:val="0"/>
        </w:rPr>
        <w:t xml:space="preserve">, me);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shd w:fill="fefefe" w:val="clear"/>
          <w:rtl w:val="0"/>
        </w:rPr>
        <w:t xml:space="preserve">me.getMenu().</w:t>
      </w:r>
      <w:r w:rsidDel="00000000" w:rsidR="00000000" w:rsidRPr="00000000">
        <w:rPr>
          <w:rFonts w:ascii="Courier New" w:cs="Courier New" w:eastAsia="Courier New" w:hAnsi="Courier New"/>
          <w:color w:val="0000ff"/>
          <w:sz w:val="20"/>
          <w:szCs w:val="20"/>
          <w:shd w:fill="fefefe" w:val="clear"/>
          <w:rtl w:val="0"/>
        </w:rPr>
        <w:t xml:space="preserve">select</w:t>
      </w:r>
      <w:r w:rsidDel="00000000" w:rsidR="00000000" w:rsidRPr="00000000">
        <w:rPr>
          <w:rFonts w:ascii="Courier New" w:cs="Courier New" w:eastAsia="Courier New" w:hAnsi="Courier New"/>
          <w:sz w:val="20"/>
          <w:szCs w:val="20"/>
          <w:shd w:fill="fefefe" w:val="clear"/>
          <w:rtl w:val="0"/>
        </w:rPr>
        <w:t xml:space="preserve">(</w:t>
      </w:r>
      <w:r w:rsidDel="00000000" w:rsidR="00000000" w:rsidRPr="00000000">
        <w:rPr>
          <w:rFonts w:ascii="Courier New" w:cs="Courier New" w:eastAsia="Courier New" w:hAnsi="Courier New"/>
          <w:sz w:val="20"/>
          <w:szCs w:val="20"/>
          <w:shd w:fill="fefefe" w:val="clear"/>
          <w:rtl w:val="0"/>
        </w:rPr>
        <w:t xml:space="preserve">index</w:t>
      </w:r>
      <w:r w:rsidDel="00000000" w:rsidR="00000000" w:rsidRPr="00000000">
        <w:rPr>
          <w:rFonts w:ascii="Courier New" w:cs="Courier New" w:eastAsia="Courier New" w:hAnsi="Courier New"/>
          <w:sz w:val="20"/>
          <w:szCs w:val="20"/>
          <w:shd w:fill="fefefe" w:val="clear"/>
          <w:rtl w:val="0"/>
        </w:rPr>
        <w:t xml:space="preserve">);</w:t>
      </w:r>
      <w:r w:rsidDel="00000000" w:rsidR="00000000" w:rsidRPr="00000000">
        <w:rPr>
          <w:rtl w:val="0"/>
        </w:rPr>
      </w:r>
    </w:p>
    <w:p w:rsidR="00000000" w:rsidDel="00000000" w:rsidP="00000000" w:rsidRDefault="00000000" w:rsidRPr="00000000">
      <w:pPr>
        <w:pStyle w:val="Heading3"/>
        <w:widowControl w:val="0"/>
        <w:spacing w:line="240" w:lineRule="auto"/>
        <w:contextualSpacing w:val="0"/>
      </w:pPr>
      <w:bookmarkStart w:colFirst="0" w:colLast="0" w:name="_nwvov9p51if9" w:id="28"/>
      <w:bookmarkEnd w:id="28"/>
      <w:r w:rsidDel="00000000" w:rsidR="00000000" w:rsidRPr="00000000">
        <w:rPr>
          <w:rFonts w:ascii="Arial" w:cs="Arial" w:eastAsia="Arial" w:hAnsi="Arial"/>
          <w:b w:val="0"/>
          <w:color w:val="000000"/>
          <w:sz w:val="22"/>
          <w:szCs w:val="22"/>
          <w:rtl w:val="0"/>
        </w:rPr>
        <w:t xml:space="preserve">Utility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For every application, we need a set of common functions and properties that will be used throughout the application. We created a Util singleton class for the same thing and put the file under the app/util/ directory. You do not need to understand the functions of this file right here. We'll keep discussing these functions as we move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Ext.define('BoomBoom.util.Util', {</w:t>
      </w:r>
    </w:p>
    <w:p w:rsidR="00000000" w:rsidDel="00000000" w:rsidP="00000000" w:rsidRDefault="00000000" w:rsidRPr="00000000">
      <w:pPr>
        <w:contextualSpacing w:val="0"/>
      </w:pPr>
      <w:r w:rsidDel="00000000" w:rsidR="00000000" w:rsidRPr="00000000">
        <w:rPr>
          <w:sz w:val="20"/>
          <w:szCs w:val="20"/>
          <w:rtl w:val="0"/>
        </w:rPr>
        <w:t xml:space="preserve">    requires: ['Ext.MessageBox'],</w:t>
      </w:r>
    </w:p>
    <w:p w:rsidR="00000000" w:rsidDel="00000000" w:rsidP="00000000" w:rsidRDefault="00000000" w:rsidRPr="00000000">
      <w:pPr>
        <w:contextualSpacing w:val="0"/>
      </w:pPr>
      <w:r w:rsidDel="00000000" w:rsidR="00000000" w:rsidRPr="00000000">
        <w:rPr>
          <w:sz w:val="20"/>
          <w:szCs w:val="20"/>
          <w:rtl w:val="0"/>
        </w:rPr>
        <w:t xml:space="preserve">    singleton: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api: (function() {</w:t>
      </w:r>
    </w:p>
    <w:p w:rsidR="00000000" w:rsidDel="00000000" w:rsidP="00000000" w:rsidRDefault="00000000" w:rsidRPr="00000000">
      <w:pPr>
        <w:contextualSpacing w:val="0"/>
      </w:pPr>
      <w:r w:rsidDel="00000000" w:rsidR="00000000" w:rsidRPr="00000000">
        <w:rPr>
          <w:sz w:val="20"/>
          <w:szCs w:val="20"/>
          <w:rtl w:val="0"/>
        </w:rPr>
        <w:t xml:space="preserve">        var baseUrl = 'https://www.googleapis.com/youtube/v3/';</w:t>
      </w:r>
    </w:p>
    <w:p w:rsidR="00000000" w:rsidDel="00000000" w:rsidP="00000000" w:rsidRDefault="00000000" w:rsidRPr="00000000">
      <w:pPr>
        <w:contextualSpacing w:val="0"/>
      </w:pPr>
      <w:r w:rsidDel="00000000" w:rsidR="00000000" w:rsidRPr="00000000">
        <w:rPr>
          <w:sz w:val="20"/>
          <w:szCs w:val="20"/>
          <w:rtl w:val="0"/>
        </w:rPr>
        <w:t xml:space="preserve">        // var baseUrl = 'php/action.php?https://www.googleapis.com/youtube/v3/';</w:t>
      </w:r>
    </w:p>
    <w:p w:rsidR="00000000" w:rsidDel="00000000" w:rsidP="00000000" w:rsidRDefault="00000000" w:rsidRPr="00000000">
      <w:pPr>
        <w:contextualSpacing w:val="0"/>
      </w:pPr>
      <w:r w:rsidDel="00000000" w:rsidR="00000000" w:rsidRPr="00000000">
        <w:rPr>
          <w:sz w:val="20"/>
          <w:szCs w:val="20"/>
          <w:rtl w:val="0"/>
        </w:rPr>
        <w:t xml:space="preserve">        return {</w:t>
      </w:r>
    </w:p>
    <w:p w:rsidR="00000000" w:rsidDel="00000000" w:rsidP="00000000" w:rsidRDefault="00000000" w:rsidRPr="00000000">
      <w:pPr>
        <w:contextualSpacing w:val="0"/>
      </w:pPr>
      <w:r w:rsidDel="00000000" w:rsidR="00000000" w:rsidRPr="00000000">
        <w:rPr>
          <w:sz w:val="20"/>
          <w:szCs w:val="20"/>
          <w:rtl w:val="0"/>
        </w:rPr>
        <w:t xml:space="preserve">            videoUrl: baseUrl + 'videos',</w:t>
      </w:r>
    </w:p>
    <w:p w:rsidR="00000000" w:rsidDel="00000000" w:rsidP="00000000" w:rsidRDefault="00000000" w:rsidRPr="00000000">
      <w:pPr>
        <w:contextualSpacing w:val="0"/>
      </w:pPr>
      <w:r w:rsidDel="00000000" w:rsidR="00000000" w:rsidRPr="00000000">
        <w:rPr>
          <w:sz w:val="20"/>
          <w:szCs w:val="20"/>
          <w:rtl w:val="0"/>
        </w:rPr>
        <w:t xml:space="preserve">            searchUrl: baseUrl + 'search',</w:t>
      </w:r>
    </w:p>
    <w:p w:rsidR="00000000" w:rsidDel="00000000" w:rsidP="00000000" w:rsidRDefault="00000000" w:rsidRPr="00000000">
      <w:pPr>
        <w:contextualSpacing w:val="0"/>
      </w:pPr>
      <w:r w:rsidDel="00000000" w:rsidR="00000000" w:rsidRPr="00000000">
        <w:rPr>
          <w:sz w:val="20"/>
          <w:szCs w:val="20"/>
          <w:rtl w:val="0"/>
        </w:rPr>
        <w:t xml:space="preserve">            key: 'AIzaSyD6FvoLaIFqyQGoEY4oV7TEWGAJSlDd1-8'</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failedRequest: function(errorText) {</w:t>
      </w:r>
    </w:p>
    <w:p w:rsidR="00000000" w:rsidDel="00000000" w:rsidP="00000000" w:rsidRDefault="00000000" w:rsidRPr="00000000">
      <w:pPr>
        <w:contextualSpacing w:val="0"/>
      </w:pPr>
      <w:r w:rsidDel="00000000" w:rsidR="00000000" w:rsidRPr="00000000">
        <w:rPr>
          <w:sz w:val="20"/>
          <w:szCs w:val="20"/>
          <w:rtl w:val="0"/>
        </w:rPr>
        <w:t xml:space="preserve">        var error = errorText || 'Connection Error';</w:t>
      </w:r>
    </w:p>
    <w:p w:rsidR="00000000" w:rsidDel="00000000" w:rsidP="00000000" w:rsidRDefault="00000000" w:rsidRPr="00000000">
      <w:pPr>
        <w:contextualSpacing w:val="0"/>
      </w:pPr>
      <w:r w:rsidDel="00000000" w:rsidR="00000000" w:rsidRPr="00000000">
        <w:rPr>
          <w:sz w:val="20"/>
          <w:szCs w:val="20"/>
          <w:rtl w:val="0"/>
        </w:rPr>
        <w:t xml:space="preserve">        Ext.Msg.alert('Error', error, Ext.emptyFn);</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r w:rsidDel="00000000" w:rsidR="00000000" w:rsidRPr="00000000">
        <w:rPr>
          <w:color w:val="38761d"/>
          <w:sz w:val="20"/>
          <w:szCs w:val="20"/>
          <w:rtl w:val="0"/>
        </w:rPr>
        <w:t xml:space="preserve">  /*</w:t>
      </w:r>
    </w:p>
    <w:p w:rsidR="00000000" w:rsidDel="00000000" w:rsidP="00000000" w:rsidRDefault="00000000" w:rsidRPr="00000000">
      <w:pPr>
        <w:contextualSpacing w:val="0"/>
      </w:pPr>
      <w:r w:rsidDel="00000000" w:rsidR="00000000" w:rsidRPr="00000000">
        <w:rPr>
          <w:color w:val="38761d"/>
          <w:sz w:val="20"/>
          <w:szCs w:val="20"/>
          <w:rtl w:val="0"/>
        </w:rPr>
        <w:t xml:space="preserve">     * Get index of requested page</w:t>
      </w:r>
    </w:p>
    <w:p w:rsidR="00000000" w:rsidDel="00000000" w:rsidP="00000000" w:rsidRDefault="00000000" w:rsidRPr="00000000">
      <w:pPr>
        <w:contextualSpacing w:val="0"/>
      </w:pPr>
      <w:r w:rsidDel="00000000" w:rsidR="00000000" w:rsidRPr="00000000">
        <w:rPr>
          <w:color w:val="38761d"/>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getMenuIndex: function(action, me) {</w:t>
      </w:r>
    </w:p>
    <w:p w:rsidR="00000000" w:rsidDel="00000000" w:rsidP="00000000" w:rsidRDefault="00000000" w:rsidRPr="00000000">
      <w:pPr>
        <w:contextualSpacing w:val="0"/>
      </w:pPr>
      <w:r w:rsidDel="00000000" w:rsidR="00000000" w:rsidRPr="00000000">
        <w:rPr>
          <w:sz w:val="20"/>
          <w:szCs w:val="20"/>
          <w:rtl w:val="0"/>
        </w:rPr>
        <w:t xml:space="preserve">        var menuStore = me.getMenu().getStore(),</w:t>
      </w:r>
    </w:p>
    <w:p w:rsidR="00000000" w:rsidDel="00000000" w:rsidP="00000000" w:rsidRDefault="00000000" w:rsidRPr="00000000">
      <w:pPr>
        <w:contextualSpacing w:val="0"/>
      </w:pPr>
      <w:r w:rsidDel="00000000" w:rsidR="00000000" w:rsidRPr="00000000">
        <w:rPr>
          <w:sz w:val="20"/>
          <w:szCs w:val="20"/>
          <w:rtl w:val="0"/>
        </w:rPr>
        <w:t xml:space="preserve">            menuStoreData = menuStore.getData(),</w:t>
      </w:r>
    </w:p>
    <w:p w:rsidR="00000000" w:rsidDel="00000000" w:rsidP="00000000" w:rsidRDefault="00000000" w:rsidRPr="00000000">
      <w:pPr>
        <w:contextualSpacing w:val="0"/>
      </w:pPr>
      <w:r w:rsidDel="00000000" w:rsidR="00000000" w:rsidRPr="00000000">
        <w:rPr>
          <w:sz w:val="20"/>
          <w:szCs w:val="20"/>
          <w:rtl w:val="0"/>
        </w:rPr>
        <w:t xml:space="preserve">            count = menuStore.getCount();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for (var i = 0; i &lt; count; i++) {</w:t>
      </w:r>
    </w:p>
    <w:p w:rsidR="00000000" w:rsidDel="00000000" w:rsidP="00000000" w:rsidRDefault="00000000" w:rsidRPr="00000000">
      <w:pPr>
        <w:contextualSpacing w:val="0"/>
      </w:pPr>
      <w:r w:rsidDel="00000000" w:rsidR="00000000" w:rsidRPr="00000000">
        <w:rPr>
          <w:sz w:val="20"/>
          <w:szCs w:val="20"/>
          <w:rtl w:val="0"/>
        </w:rPr>
        <w:t xml:space="preserve">            if (menuStoreData.items[i].data.action === action) {</w:t>
      </w:r>
    </w:p>
    <w:p w:rsidR="00000000" w:rsidDel="00000000" w:rsidP="00000000" w:rsidRDefault="00000000" w:rsidRPr="00000000">
      <w:pPr>
        <w:contextualSpacing w:val="0"/>
      </w:pPr>
      <w:r w:rsidDel="00000000" w:rsidR="00000000" w:rsidRPr="00000000">
        <w:rPr>
          <w:sz w:val="20"/>
          <w:szCs w:val="20"/>
          <w:rtl w:val="0"/>
        </w:rPr>
        <w:t xml:space="preserve">                return i;</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r w:rsidDel="00000000" w:rsidR="00000000" w:rsidRPr="00000000">
        <w:rPr>
          <w:color w:val="38761d"/>
          <w:sz w:val="20"/>
          <w:szCs w:val="20"/>
          <w:rtl w:val="0"/>
        </w:rPr>
        <w:t xml:space="preserve"> /*</w:t>
      </w:r>
    </w:p>
    <w:p w:rsidR="00000000" w:rsidDel="00000000" w:rsidP="00000000" w:rsidRDefault="00000000" w:rsidRPr="00000000">
      <w:pPr>
        <w:contextualSpacing w:val="0"/>
      </w:pPr>
      <w:r w:rsidDel="00000000" w:rsidR="00000000" w:rsidRPr="00000000">
        <w:rPr>
          <w:color w:val="38761d"/>
          <w:sz w:val="20"/>
          <w:szCs w:val="20"/>
          <w:rtl w:val="0"/>
        </w:rPr>
        <w:t xml:space="preserve">     * Shows the Active Item (With Slide)</w:t>
      </w:r>
    </w:p>
    <w:p w:rsidR="00000000" w:rsidDel="00000000" w:rsidP="00000000" w:rsidRDefault="00000000" w:rsidRPr="00000000">
      <w:pPr>
        <w:contextualSpacing w:val="0"/>
      </w:pPr>
      <w:r w:rsidDel="00000000" w:rsidR="00000000" w:rsidRPr="00000000">
        <w:rPr>
          <w:color w:val="38761d"/>
          <w:sz w:val="20"/>
          <w:szCs w:val="20"/>
          <w:rtl w:val="0"/>
        </w:rPr>
        <w:t xml:space="preserve">     */</w:t>
      </w:r>
    </w:p>
    <w:p w:rsidR="00000000" w:rsidDel="00000000" w:rsidP="00000000" w:rsidRDefault="00000000" w:rsidRPr="00000000">
      <w:pPr>
        <w:contextualSpacing w:val="0"/>
      </w:pPr>
      <w:r w:rsidDel="00000000" w:rsidR="00000000" w:rsidRPr="00000000">
        <w:rPr>
          <w:color w:val="38761d"/>
          <w:sz w:val="20"/>
          <w:szCs w:val="20"/>
          <w:rtl w:val="0"/>
        </w:rPr>
        <w:t xml:space="preserve">    //slide the view into a particular direction using built in function animateActiveItem() </w:t>
      </w:r>
    </w:p>
    <w:p w:rsidR="00000000" w:rsidDel="00000000" w:rsidP="00000000" w:rsidRDefault="00000000" w:rsidRPr="00000000">
      <w:pPr>
        <w:contextualSpacing w:val="0"/>
      </w:pPr>
      <w:r w:rsidDel="00000000" w:rsidR="00000000" w:rsidRPr="00000000">
        <w:rPr>
          <w:sz w:val="20"/>
          <w:szCs w:val="20"/>
          <w:rtl w:val="0"/>
        </w:rPr>
        <w:t xml:space="preserve">    showActiveItem: function(me, view, slide, direction) {</w:t>
      </w:r>
    </w:p>
    <w:p w:rsidR="00000000" w:rsidDel="00000000" w:rsidP="00000000" w:rsidRDefault="00000000" w:rsidRPr="00000000">
      <w:pPr>
        <w:contextualSpacing w:val="0"/>
      </w:pPr>
      <w:r w:rsidDel="00000000" w:rsidR="00000000" w:rsidRPr="00000000">
        <w:rPr>
          <w:sz w:val="20"/>
          <w:szCs w:val="20"/>
          <w:rtl w:val="0"/>
        </w:rPr>
        <w:t xml:space="preserve">        me.getMenuContent().</w:t>
      </w:r>
      <w:r w:rsidDel="00000000" w:rsidR="00000000" w:rsidRPr="00000000">
        <w:rPr>
          <w:color w:val="1155cc"/>
          <w:sz w:val="20"/>
          <w:szCs w:val="20"/>
          <w:rtl w:val="0"/>
        </w:rPr>
        <w:t xml:space="preserve">animateActiveItem</w:t>
      </w:r>
      <w:r w:rsidDel="00000000" w:rsidR="00000000" w:rsidRPr="00000000">
        <w:rPr>
          <w:sz w:val="20"/>
          <w:szCs w:val="20"/>
          <w:rtl w:val="0"/>
        </w:rPr>
        <w:t xml:space="preserve">(view, {</w:t>
      </w:r>
    </w:p>
    <w:p w:rsidR="00000000" w:rsidDel="00000000" w:rsidP="00000000" w:rsidRDefault="00000000" w:rsidRPr="00000000">
      <w:pPr>
        <w:contextualSpacing w:val="0"/>
      </w:pPr>
      <w:r w:rsidDel="00000000" w:rsidR="00000000" w:rsidRPr="00000000">
        <w:rPr>
          <w:sz w:val="20"/>
          <w:szCs w:val="20"/>
          <w:rtl w:val="0"/>
        </w:rPr>
        <w:t xml:space="preserve">            type: slide || '',</w:t>
      </w:r>
    </w:p>
    <w:p w:rsidR="00000000" w:rsidDel="00000000" w:rsidP="00000000" w:rsidRDefault="00000000" w:rsidRPr="00000000">
      <w:pPr>
        <w:contextualSpacing w:val="0"/>
      </w:pPr>
      <w:r w:rsidDel="00000000" w:rsidR="00000000" w:rsidRPr="00000000">
        <w:rPr>
          <w:sz w:val="20"/>
          <w:szCs w:val="20"/>
          <w:rtl w:val="0"/>
        </w:rPr>
        <w:t xml:space="preserve">            direction: direction || 'left'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 Disables the player next previous controls</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disablePlayerControls: function(me, videoIndex, videoCount) {</w:t>
      </w:r>
    </w:p>
    <w:p w:rsidR="00000000" w:rsidDel="00000000" w:rsidP="00000000" w:rsidRDefault="00000000" w:rsidRPr="00000000">
      <w:pPr>
        <w:contextualSpacing w:val="0"/>
      </w:pPr>
      <w:r w:rsidDel="00000000" w:rsidR="00000000" w:rsidRPr="00000000">
        <w:rPr>
          <w:sz w:val="20"/>
          <w:szCs w:val="20"/>
          <w:rtl w:val="0"/>
        </w:rPr>
        <w:t xml:space="preserve">        if (videoIndex === videoCount - 1) {</w:t>
      </w:r>
    </w:p>
    <w:p w:rsidR="00000000" w:rsidDel="00000000" w:rsidP="00000000" w:rsidRDefault="00000000" w:rsidRPr="00000000">
      <w:pPr>
        <w:contextualSpacing w:val="0"/>
      </w:pPr>
      <w:r w:rsidDel="00000000" w:rsidR="00000000" w:rsidRPr="00000000">
        <w:rPr>
          <w:sz w:val="20"/>
          <w:szCs w:val="20"/>
          <w:rtl w:val="0"/>
        </w:rPr>
        <w:t xml:space="preserve">            me.getPlayNext().setDisabled(true);</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if (videoIndex === 0) {</w:t>
      </w:r>
    </w:p>
    <w:p w:rsidR="00000000" w:rsidDel="00000000" w:rsidP="00000000" w:rsidRDefault="00000000" w:rsidRPr="00000000">
      <w:pPr>
        <w:contextualSpacing w:val="0"/>
      </w:pPr>
      <w:r w:rsidDel="00000000" w:rsidR="00000000" w:rsidRPr="00000000">
        <w:rPr>
          <w:sz w:val="20"/>
          <w:szCs w:val="20"/>
          <w:rtl w:val="0"/>
        </w:rPr>
        <w:t xml:space="preserve">            me.getPlayPrev().setDisabled(true);</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spacing w:line="240" w:lineRule="auto"/>
        <w:contextualSpacing w:val="0"/>
      </w:pPr>
      <w:bookmarkStart w:colFirst="0" w:colLast="0" w:name="_q2zdy75h39jm" w:id="29"/>
      <w:bookmarkEnd w:id="29"/>
      <w:r w:rsidDel="00000000" w:rsidR="00000000" w:rsidRPr="00000000">
        <w:rPr>
          <w:rFonts w:ascii="Arial" w:cs="Arial" w:eastAsia="Arial" w:hAnsi="Arial"/>
          <w:b w:val="0"/>
          <w:color w:val="000000"/>
          <w:sz w:val="22"/>
          <w:szCs w:val="22"/>
          <w:rtl w:val="0"/>
        </w:rPr>
        <w:t xml:space="preserve">Language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In our application there are messages that are displayed under different situations. Instead of writing these messages directly in the functions, we create a lang object for the message and put the file in the directory Lang/lang.js. This is beneficial when we are using same set of messages in different places. In this app we have not used the same set of messages but it is a good practise to keep the messages inside a lang file. I</w:t>
      </w:r>
      <w:r w:rsidDel="00000000" w:rsidR="00000000" w:rsidRPr="00000000">
        <w:rPr>
          <w:color w:val="333333"/>
          <w:sz w:val="20"/>
          <w:szCs w:val="20"/>
          <w:highlight w:val="white"/>
          <w:rtl w:val="0"/>
        </w:rPr>
        <w:t xml:space="preserve">t is actually used for internationalization and can be beneficial in creating a multi language app.</w:t>
      </w:r>
      <w:r w:rsidDel="00000000" w:rsidR="00000000" w:rsidRPr="00000000">
        <w:rPr>
          <w:sz w:val="20"/>
          <w:szCs w:val="20"/>
          <w:shd w:fill="fefefe" w:val="clear"/>
          <w:rtl w:val="0"/>
        </w:rPr>
        <w:t xml:space="preserve"> Just creating a lang.js file is not sufficient. We import the lang.js file inside the index.html via script tag to get access to the lang object.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The script tag inside index.html file looks like: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sz w:val="18"/>
          <w:szCs w:val="18"/>
          <w:shd w:fill="fefefe" w:val="clear"/>
          <w:rtl w:val="0"/>
        </w:rPr>
        <w:t xml:space="preserve">&lt;</w:t>
      </w:r>
      <w:r w:rsidDel="00000000" w:rsidR="00000000" w:rsidRPr="00000000">
        <w:rPr>
          <w:rFonts w:ascii="Courier New" w:cs="Courier New" w:eastAsia="Courier New" w:hAnsi="Courier New"/>
          <w:b w:val="1"/>
          <w:sz w:val="18"/>
          <w:szCs w:val="18"/>
          <w:shd w:fill="fefefe" w:val="clear"/>
          <w:rtl w:val="0"/>
        </w:rPr>
        <w:t xml:space="preserve">script</w:t>
      </w:r>
      <w:r w:rsidDel="00000000" w:rsidR="00000000" w:rsidRPr="00000000">
        <w:rPr>
          <w:rFonts w:ascii="Courier New" w:cs="Courier New" w:eastAsia="Courier New" w:hAnsi="Courier New"/>
          <w:color w:val="434343"/>
          <w:sz w:val="18"/>
          <w:szCs w:val="18"/>
          <w:shd w:fill="fefefe" w:val="clear"/>
          <w:rtl w:val="0"/>
        </w:rPr>
        <w:t xml:space="preserve"> src=</w:t>
      </w:r>
      <w:r w:rsidDel="00000000" w:rsidR="00000000" w:rsidRPr="00000000">
        <w:rPr>
          <w:rFonts w:ascii="Courier New" w:cs="Courier New" w:eastAsia="Courier New" w:hAnsi="Courier New"/>
          <w:color w:val="0000ff"/>
          <w:sz w:val="18"/>
          <w:szCs w:val="18"/>
          <w:shd w:fill="fefefe" w:val="clear"/>
          <w:rtl w:val="0"/>
        </w:rPr>
        <w:t xml:space="preserve">"lang/Lang.js"</w:t>
      </w:r>
      <w:r w:rsidDel="00000000" w:rsidR="00000000" w:rsidRPr="00000000">
        <w:rPr>
          <w:rFonts w:ascii="Courier New" w:cs="Courier New" w:eastAsia="Courier New" w:hAnsi="Courier New"/>
          <w:color w:val="434343"/>
          <w:sz w:val="18"/>
          <w:szCs w:val="18"/>
          <w:shd w:fill="fefefe" w:val="clear"/>
          <w:rtl w:val="0"/>
        </w:rPr>
        <w:t xml:space="preserve"> type=</w:t>
      </w:r>
      <w:r w:rsidDel="00000000" w:rsidR="00000000" w:rsidRPr="00000000">
        <w:rPr>
          <w:rFonts w:ascii="Courier New" w:cs="Courier New" w:eastAsia="Courier New" w:hAnsi="Courier New"/>
          <w:color w:val="0000ff"/>
          <w:sz w:val="18"/>
          <w:szCs w:val="18"/>
          <w:shd w:fill="fefefe" w:val="clear"/>
          <w:rtl w:val="0"/>
        </w:rPr>
        <w:t xml:space="preserve">"text/javascript"</w:t>
      </w:r>
      <w:r w:rsidDel="00000000" w:rsidR="00000000" w:rsidRPr="00000000">
        <w:rPr>
          <w:rFonts w:ascii="Courier New" w:cs="Courier New" w:eastAsia="Courier New" w:hAnsi="Courier New"/>
          <w:color w:val="434343"/>
          <w:sz w:val="18"/>
          <w:szCs w:val="18"/>
          <w:shd w:fill="fefefe" w:val="clear"/>
          <w:rtl w:val="0"/>
        </w:rPr>
        <w:t xml:space="preserve">&gt;&lt;/</w:t>
      </w:r>
      <w:r w:rsidDel="00000000" w:rsidR="00000000" w:rsidRPr="00000000">
        <w:rPr>
          <w:rFonts w:ascii="Courier New" w:cs="Courier New" w:eastAsia="Courier New" w:hAnsi="Courier New"/>
          <w:b w:val="1"/>
          <w:sz w:val="18"/>
          <w:szCs w:val="18"/>
          <w:shd w:fill="fefefe" w:val="clear"/>
          <w:rtl w:val="0"/>
        </w:rPr>
        <w:t xml:space="preserve">script</w:t>
      </w:r>
      <w:r w:rsidDel="00000000" w:rsidR="00000000" w:rsidRPr="00000000">
        <w:rPr>
          <w:rFonts w:ascii="Courier New" w:cs="Courier New" w:eastAsia="Courier New" w:hAnsi="Courier New"/>
          <w:color w:val="434343"/>
          <w:sz w:val="18"/>
          <w:szCs w:val="18"/>
          <w:shd w:fill="fefefe" w:val="clear"/>
          <w:rtl w:val="0"/>
        </w:rPr>
        <w:t xml:space="preserv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Have a look how we use the lang object in our functions: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Ext.Msg.confirm("Confirmation", lang.confirmMsg.clearPlaylist, function(buttonId) {</w:t>
      </w:r>
    </w:p>
    <w:p w:rsidR="00000000" w:rsidDel="00000000" w:rsidP="00000000" w:rsidRDefault="00000000" w:rsidRPr="00000000">
      <w:pPr>
        <w:contextualSpacing w:val="0"/>
      </w:pPr>
      <w:r w:rsidDel="00000000" w:rsidR="00000000" w:rsidRPr="00000000">
        <w:rPr>
          <w:sz w:val="20"/>
          <w:szCs w:val="20"/>
          <w:shd w:fill="fefefe" w:val="clear"/>
          <w:rtl w:val="0"/>
        </w:rPr>
        <w:t xml:space="preserve">            if (buttonId == 'yes') {</w:t>
      </w:r>
    </w:p>
    <w:p w:rsidR="00000000" w:rsidDel="00000000" w:rsidP="00000000" w:rsidRDefault="00000000" w:rsidRPr="00000000">
      <w:pPr>
        <w:contextualSpacing w:val="0"/>
      </w:pPr>
      <w:r w:rsidDel="00000000" w:rsidR="00000000" w:rsidRPr="00000000">
        <w:rPr>
          <w:sz w:val="20"/>
          <w:szCs w:val="20"/>
          <w:shd w:fill="fefefe" w:val="clear"/>
          <w:rtl w:val="0"/>
        </w:rPr>
        <w:t xml:space="preserve">                videoPlaylistStore.removeAll();</w:t>
      </w:r>
    </w:p>
    <w:p w:rsidR="00000000" w:rsidDel="00000000" w:rsidP="00000000" w:rsidRDefault="00000000" w:rsidRPr="00000000">
      <w:pPr>
        <w:contextualSpacing w:val="0"/>
      </w:pPr>
      <w:r w:rsidDel="00000000" w:rsidR="00000000" w:rsidRPr="00000000">
        <w:rPr>
          <w:sz w:val="20"/>
          <w:szCs w:val="20"/>
          <w:shd w:fill="fefefe" w:val="clear"/>
          <w:rtl w:val="0"/>
        </w:rPr>
        <w:t xml:space="preserve">                me.util.refreshLocalStorage();</w:t>
      </w:r>
    </w:p>
    <w:p w:rsidR="00000000" w:rsidDel="00000000" w:rsidP="00000000" w:rsidRDefault="00000000" w:rsidRPr="00000000">
      <w:pPr>
        <w:contextualSpacing w:val="0"/>
      </w:pPr>
      <w:r w:rsidDel="00000000" w:rsidR="00000000" w:rsidRPr="00000000">
        <w:rPr>
          <w:sz w:val="20"/>
          <w:szCs w:val="20"/>
          <w:shd w:fill="fefefe" w:val="clear"/>
          <w:rtl w:val="0"/>
        </w:rPr>
        <w:t xml:space="preserve">                me.getPlaylistClearButton().setDisabled(true);</w:t>
      </w:r>
    </w:p>
    <w:p w:rsidR="00000000" w:rsidDel="00000000" w:rsidP="00000000" w:rsidRDefault="00000000" w:rsidRPr="00000000">
      <w:pPr>
        <w:contextualSpacing w:val="0"/>
      </w:pPr>
      <w:r w:rsidDel="00000000" w:rsidR="00000000" w:rsidRPr="00000000">
        <w:rPr>
          <w:sz w:val="20"/>
          <w:szCs w:val="20"/>
          <w:shd w:fill="fefefe" w:val="clear"/>
          <w:rtl w:val="0"/>
        </w:rPr>
        <w:t xml:space="preserve">            }</w:t>
      </w:r>
    </w:p>
    <w:p w:rsidR="00000000" w:rsidDel="00000000" w:rsidP="00000000" w:rsidRDefault="00000000" w:rsidRPr="00000000">
      <w:pPr>
        <w:contextualSpacing w:val="0"/>
      </w:pPr>
      <w:r w:rsidDel="00000000" w:rsidR="00000000" w:rsidRPr="00000000">
        <w:rPr>
          <w:sz w:val="20"/>
          <w:szCs w:val="20"/>
          <w:shd w:fill="fefefe" w:val="clear"/>
          <w:rtl w:val="0"/>
        </w:rPr>
        <w:t xml:space="preserve">        });</w:t>
      </w:r>
    </w:p>
    <w:p w:rsidR="00000000" w:rsidDel="00000000" w:rsidP="00000000" w:rsidRDefault="00000000" w:rsidRPr="00000000">
      <w:pPr>
        <w:contextualSpacing w:val="0"/>
      </w:pPr>
      <w:r w:rsidDel="00000000" w:rsidR="00000000" w:rsidRPr="00000000">
        <w:rPr>
          <w:sz w:val="20"/>
          <w:szCs w:val="20"/>
          <w:shd w:fill="fefefe"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And this is how the lang.js file looks like: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shd w:fill="fefefe" w:val="clear"/>
          <w:rtl w:val="0"/>
        </w:rPr>
        <w:t xml:space="preserve">lang = {</w:t>
      </w:r>
    </w:p>
    <w:p w:rsidR="00000000" w:rsidDel="00000000" w:rsidP="00000000" w:rsidRDefault="00000000" w:rsidRPr="00000000">
      <w:pPr>
        <w:contextualSpacing w:val="0"/>
      </w:pPr>
      <w:r w:rsidDel="00000000" w:rsidR="00000000" w:rsidRPr="00000000">
        <w:rPr>
          <w:sz w:val="20"/>
          <w:szCs w:val="20"/>
          <w:shd w:fill="fefefe" w:val="clear"/>
          <w:rtl w:val="0"/>
        </w:rPr>
        <w:t xml:space="preserve">    confirmMsg: {</w:t>
      </w:r>
    </w:p>
    <w:p w:rsidR="00000000" w:rsidDel="00000000" w:rsidP="00000000" w:rsidRDefault="00000000" w:rsidRPr="00000000">
      <w:pPr>
        <w:contextualSpacing w:val="0"/>
      </w:pPr>
      <w:r w:rsidDel="00000000" w:rsidR="00000000" w:rsidRPr="00000000">
        <w:rPr>
          <w:sz w:val="20"/>
          <w:szCs w:val="20"/>
          <w:shd w:fill="fefefe" w:val="clear"/>
          <w:rtl w:val="0"/>
        </w:rPr>
        <w:t xml:space="preserve">        playlist: "Are you sure you want to delete this video from playlist?",</w:t>
      </w:r>
    </w:p>
    <w:p w:rsidR="00000000" w:rsidDel="00000000" w:rsidP="00000000" w:rsidRDefault="00000000" w:rsidRPr="00000000">
      <w:pPr>
        <w:contextualSpacing w:val="0"/>
      </w:pPr>
      <w:r w:rsidDel="00000000" w:rsidR="00000000" w:rsidRPr="00000000">
        <w:rPr>
          <w:sz w:val="20"/>
          <w:szCs w:val="20"/>
          <w:shd w:fill="fefefe" w:val="clear"/>
          <w:rtl w:val="0"/>
        </w:rPr>
        <w:t xml:space="preserve">        clearPlaylist: "Are you sure you want to delete all videos from the playlist?"</w:t>
      </w:r>
    </w:p>
    <w:p w:rsidR="00000000" w:rsidDel="00000000" w:rsidP="00000000" w:rsidRDefault="00000000" w:rsidRPr="00000000">
      <w:pPr>
        <w:contextualSpacing w:val="0"/>
      </w:pPr>
      <w:r w:rsidDel="00000000" w:rsidR="00000000" w:rsidRPr="00000000">
        <w:rPr>
          <w:sz w:val="20"/>
          <w:szCs w:val="20"/>
          <w:shd w:fill="fefefe" w:val="clear"/>
          <w:rtl w:val="0"/>
        </w:rPr>
        <w:t xml:space="preserve">    }</w:t>
      </w:r>
    </w:p>
    <w:p w:rsidR="00000000" w:rsidDel="00000000" w:rsidP="00000000" w:rsidRDefault="00000000" w:rsidRPr="00000000">
      <w:pPr>
        <w:contextualSpacing w:val="0"/>
      </w:pPr>
      <w:r w:rsidDel="00000000" w:rsidR="00000000" w:rsidRPr="00000000">
        <w:rPr>
          <w:sz w:val="20"/>
          <w:szCs w:val="20"/>
          <w:shd w:fill="fefefe" w:val="clear"/>
          <w:rtl w:val="0"/>
        </w:rPr>
        <w:t xml:space="preserve">}</w:t>
      </w:r>
      <w:r w:rsidDel="00000000" w:rsidR="00000000" w:rsidRPr="00000000">
        <w:rPr>
          <w:rtl w:val="0"/>
        </w:rPr>
      </w:r>
    </w:p>
    <w:p w:rsidR="00000000" w:rsidDel="00000000" w:rsidP="00000000" w:rsidRDefault="00000000" w:rsidRPr="00000000">
      <w:pPr>
        <w:pStyle w:val="Heading1"/>
        <w:contextualSpacing w:val="0"/>
      </w:pPr>
      <w:bookmarkStart w:colFirst="0" w:colLast="0" w:name="_8qkzxbsrb49t" w:id="30"/>
      <w:bookmarkEnd w:id="30"/>
      <w:r w:rsidDel="00000000" w:rsidR="00000000" w:rsidRPr="00000000">
        <w:rPr>
          <w:rtl w:val="0"/>
        </w:rPr>
        <w:t xml:space="preserve">Some thoughts for next version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Development is a field where there is always a scope for improvement. We have achieved our initial objectives with this version of BoomBoom. But we have some more tricks up our sleeves to integrate with this app and improve its functionalities. Some of them are: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sz w:val="20"/>
          <w:szCs w:val="20"/>
        </w:rPr>
      </w:pPr>
      <w:r w:rsidDel="00000000" w:rsidR="00000000" w:rsidRPr="00000000">
        <w:rPr>
          <w:sz w:val="20"/>
          <w:szCs w:val="20"/>
          <w:rtl w:val="0"/>
        </w:rPr>
        <w:t xml:space="preserve">Showing a suggestion list when users search videos</w:t>
      </w:r>
    </w:p>
    <w:p w:rsidR="00000000" w:rsidDel="00000000" w:rsidP="00000000" w:rsidRDefault="00000000" w:rsidRPr="00000000">
      <w:pPr>
        <w:numPr>
          <w:ilvl w:val="0"/>
          <w:numId w:val="10"/>
        </w:numPr>
        <w:ind w:left="720" w:hanging="360"/>
        <w:contextualSpacing w:val="1"/>
        <w:rPr>
          <w:sz w:val="20"/>
          <w:szCs w:val="20"/>
        </w:rPr>
      </w:pPr>
      <w:r w:rsidDel="00000000" w:rsidR="00000000" w:rsidRPr="00000000">
        <w:rPr>
          <w:sz w:val="20"/>
          <w:szCs w:val="20"/>
          <w:rtl w:val="0"/>
        </w:rPr>
        <w:t xml:space="preserve">Displaying a larger search result</w:t>
      </w:r>
    </w:p>
    <w:p w:rsidR="00000000" w:rsidDel="00000000" w:rsidP="00000000" w:rsidRDefault="00000000" w:rsidRPr="00000000">
      <w:pPr>
        <w:numPr>
          <w:ilvl w:val="0"/>
          <w:numId w:val="10"/>
        </w:numPr>
        <w:ind w:left="720" w:hanging="360"/>
        <w:contextualSpacing w:val="1"/>
        <w:rPr>
          <w:sz w:val="20"/>
          <w:szCs w:val="20"/>
        </w:rPr>
      </w:pPr>
      <w:r w:rsidDel="00000000" w:rsidR="00000000" w:rsidRPr="00000000">
        <w:rPr>
          <w:sz w:val="20"/>
          <w:szCs w:val="20"/>
          <w:rtl w:val="0"/>
        </w:rPr>
        <w:t xml:space="preserve">Integrating music player into the app</w:t>
      </w:r>
    </w:p>
    <w:p w:rsidR="00000000" w:rsidDel="00000000" w:rsidP="00000000" w:rsidRDefault="00000000" w:rsidRPr="00000000">
      <w:pPr>
        <w:numPr>
          <w:ilvl w:val="0"/>
          <w:numId w:val="10"/>
        </w:numPr>
        <w:ind w:left="720" w:hanging="360"/>
        <w:contextualSpacing w:val="1"/>
        <w:rPr>
          <w:sz w:val="20"/>
          <w:szCs w:val="20"/>
        </w:rPr>
      </w:pPr>
      <w:r w:rsidDel="00000000" w:rsidR="00000000" w:rsidRPr="00000000">
        <w:rPr>
          <w:sz w:val="20"/>
          <w:szCs w:val="20"/>
          <w:rtl w:val="0"/>
        </w:rPr>
        <w:t xml:space="preserve">Implementing user module with individual accounts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When we come up with our new version we will certainly update this tutorial. Till then, Happy Booming!!!</w:t>
      </w:r>
    </w:p>
    <w:p w:rsidR="00000000" w:rsidDel="00000000" w:rsidP="00000000" w:rsidRDefault="00000000" w:rsidRPr="00000000">
      <w:pPr>
        <w:pStyle w:val="Heading1"/>
        <w:contextualSpacing w:val="0"/>
      </w:pPr>
      <w:bookmarkStart w:colFirst="0" w:colLast="0" w:name="_8kf35jyp1a5y" w:id="31"/>
      <w:bookmarkEnd w:id="31"/>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warnendu De" w:id="11" w:date="2015-02-02T20:10:2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not just tell the important functions. Rather describe the functions individually telling why they are needed and what they are doing. Every code, if you are putting in the doc, has to be discussed.</w:t>
      </w:r>
    </w:p>
  </w:comment>
  <w:comment w:author="Swarnendu De" w:id="10" w:date="2015-02-02T20:09:1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Describe these two view functionality based on the above design.</w:t>
      </w:r>
    </w:p>
  </w:comment>
  <w:comment w:author="Swarnendu De" w:id="6" w:date="2015-02-02T19:59: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Give it a name "config", not content.</w:t>
      </w:r>
    </w:p>
  </w:comment>
  <w:comment w:author="Swarnendu De" w:id="7" w:date="2015-02-02T19:59: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Better if you keep it in the controller config than putting here inside the function.</w:t>
      </w:r>
    </w:p>
  </w:comment>
  <w:comment w:author="Unknown" w:id="18" w:date="2015-09-22T13:30:0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naming can be changed</w:t>
      </w:r>
    </w:p>
  </w:comment>
  <w:comment w:author="Unknown" w:id="17" w:date="2015-09-22T13:21:2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rephrase</w:t>
      </w:r>
    </w:p>
  </w:comment>
  <w:comment w:author="Unknown" w:id="19" w:date="2015-09-22T13:30: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change</w:t>
      </w:r>
    </w:p>
  </w:comment>
  <w:comment w:author="Swarnendu De" w:id="8" w:date="2015-02-02T19:56:4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should be singular. You are loading one list at a time.</w:t>
      </w:r>
    </w:p>
  </w:comment>
  <w:comment w:author="Unknown" w:id="16" w:date="2015-09-22T13:17: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could be rephrased</w:t>
      </w:r>
    </w:p>
  </w:comment>
  <w:comment w:author="Unknown" w:id="15" w:date="2015-09-22T13:09:5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above or below</w:t>
      </w:r>
    </w:p>
  </w:comment>
  <w:comment w:author="Swarnendu De" w:id="9" w:date="2015-02-02T20:00:1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 point in discussing the Ajax request thing. Rather better to describe the flow. Describe it in detail.</w:t>
      </w:r>
    </w:p>
  </w:comment>
  <w:comment w:author="Swarnendu De" w:id="3" w:date="2015-09-18T17:21:2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a bad naming. Write something useful.</w:t>
      </w:r>
    </w:p>
  </w:comment>
  <w:comment w:author="Unknown" w:id="4" w:date="2015-09-18T17:21:2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If it is changed, the app architecture image needs to show a different name as well.</w:t>
      </w:r>
    </w:p>
  </w:comment>
  <w:comment w:author="Unknown" w:id="0" w:date="2015-09-18T14:45:5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Needs a major re-edit</w:t>
      </w:r>
    </w:p>
  </w:comment>
  <w:comment w:author="Swarnendu De" w:id="12" w:date="2015-02-02T20:12: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NOT MENTION THEM AS "VIEWS". You are describing the app screens - like demoing the user here, not the developer. If you are doing something technically, mention "views".</w:t>
      </w:r>
    </w:p>
  </w:comment>
  <w:comment w:author="Swarnendu De" w:id="13" w:date="2015-02-02T20:22:5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There are two functions.If you have two functions, mention which one you are discussing. And better if you discuss both. Make sure you match the context - where you left before the code and where you will start after the code. Make the changes.</w:t>
      </w:r>
    </w:p>
  </w:comment>
  <w:comment w:author="Swarnendu De" w:id="14" w:date="2015-02-02T20:23:5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Describe the purpose or mention the use first and then show the solution.</w:t>
      </w:r>
    </w:p>
  </w:comment>
  <w:comment w:author="Saikat Sengupta" w:id="1" w:date="2015-09-18T17:09:1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we need to add anything else here? Final screens so that they can compare with the wireframes.</w:t>
      </w:r>
    </w:p>
  </w:comment>
  <w:comment w:author="Unknown" w:id="2" w:date="2015-09-18T17:09:1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Yes Final screens or steps to the final have to included.</w:t>
      </w:r>
    </w:p>
  </w:comment>
  <w:comment w:author="Unknown" w:id="5" w:date="2015-09-18T17:48:3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 it possible to add something more to this? Or is 1 line enough?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9.png"/><Relationship Id="rId41"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1.png"/><Relationship Id="rId46" Type="http://schemas.openxmlformats.org/officeDocument/2006/relationships/hyperlink" Target="http://docs.sencha.com/touch/2-0/#!/guide/history_support" TargetMode="External"/><Relationship Id="rId45" Type="http://schemas.openxmlformats.org/officeDocument/2006/relationships/image" Target="media/image25.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tutsplus.com/authors/swarnendu-de" TargetMode="External"/><Relationship Id="rId48" Type="http://schemas.openxmlformats.org/officeDocument/2006/relationships/hyperlink" Target="http://innofied.com/simplest-slide-navigation-with-sencha-touch-2-2/" TargetMode="External"/><Relationship Id="rId47" Type="http://schemas.openxmlformats.org/officeDocument/2006/relationships/hyperlink" Target="http://docs.sencha.com/touch/2-0/#!/api/Ext.app.Controller-cfg-routes" TargetMode="External"/><Relationship Id="rId49" Type="http://schemas.openxmlformats.org/officeDocument/2006/relationships/image" Target="media/image06.png"/><Relationship Id="rId5" Type="http://schemas.openxmlformats.org/officeDocument/2006/relationships/styles" Target="styles.xml"/><Relationship Id="rId6" Type="http://schemas.openxmlformats.org/officeDocument/2006/relationships/hyperlink" Target="http://innofied.com/work-tag/sencha/" TargetMode="External"/><Relationship Id="rId7" Type="http://schemas.openxmlformats.org/officeDocument/2006/relationships/hyperlink" Target="http://www.innofied.com/blog/" TargetMode="External"/><Relationship Id="rId8" Type="http://schemas.openxmlformats.org/officeDocument/2006/relationships/hyperlink" Target="http://code.tutsplus.com/tutorials/create-a-location-aware-site-with-sencha-touch--mobile-17301" TargetMode="External"/><Relationship Id="rId31" Type="http://schemas.openxmlformats.org/officeDocument/2006/relationships/image" Target="media/image44.png"/><Relationship Id="rId30" Type="http://schemas.openxmlformats.org/officeDocument/2006/relationships/image" Target="media/image26.png"/><Relationship Id="rId33" Type="http://schemas.openxmlformats.org/officeDocument/2006/relationships/image" Target="media/image32.png"/><Relationship Id="rId32"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43.png"/><Relationship Id="rId37" Type="http://schemas.openxmlformats.org/officeDocument/2006/relationships/hyperlink" Target="http://localhost/sencha/touch-docs-2.3.0/#!/api/Ext.data.Store" TargetMode="External"/><Relationship Id="rId36" Type="http://schemas.openxmlformats.org/officeDocument/2006/relationships/hyperlink" Target="http://localhost/sencha/touch-docs-2.3.0/#!/api/Ext.data.proxy.LocalStorage-cfg-id" TargetMode="External"/><Relationship Id="rId39" Type="http://schemas.openxmlformats.org/officeDocument/2006/relationships/image" Target="media/image39.png"/><Relationship Id="rId38" Type="http://schemas.openxmlformats.org/officeDocument/2006/relationships/image" Target="media/image24.png"/><Relationship Id="rId20" Type="http://schemas.openxmlformats.org/officeDocument/2006/relationships/image" Target="media/image20.png"/><Relationship Id="rId22" Type="http://schemas.openxmlformats.org/officeDocument/2006/relationships/hyperlink" Target="https://console.developers.google.com/project/buoyant-dynamo-711/apiui/api/youtube/method/youtube.search.list?authuser=0" TargetMode="External"/><Relationship Id="rId21" Type="http://schemas.openxmlformats.org/officeDocument/2006/relationships/image" Target="media/image22.png"/><Relationship Id="rId24" Type="http://schemas.openxmlformats.org/officeDocument/2006/relationships/hyperlink" Target="https://console.developers.google.com/project/buoyant-dynamo-711/apiui/api/youtube/method/youtube.videos.list?authuser=0" TargetMode="External"/><Relationship Id="rId23" Type="http://schemas.openxmlformats.org/officeDocument/2006/relationships/hyperlink" Target="https://developers.google.com/youtube/v3/docs/search/list" TargetMode="External"/><Relationship Id="rId26" Type="http://schemas.openxmlformats.org/officeDocument/2006/relationships/hyperlink" Target="https://console.developers.google.com/project/buoyant-dynamo-711/apiui/api/youtube/method/youtube.videos.list?authuser=0" TargetMode="External"/><Relationship Id="rId25" Type="http://schemas.openxmlformats.org/officeDocument/2006/relationships/hyperlink" Target="https://developers.google.com/youtube/v3/docs/videos/list" TargetMode="External"/><Relationship Id="rId28" Type="http://schemas.openxmlformats.org/officeDocument/2006/relationships/hyperlink" Target="http://docs.sencha.com/touch/2.4.0/apidocs/#!/api/Ext.data.Connection-cfg-useDefaultXhrHeader" TargetMode="External"/><Relationship Id="rId27" Type="http://schemas.openxmlformats.org/officeDocument/2006/relationships/hyperlink" Target="https://developer.mozilla.org/en-US/docs/Web/HTTP/Access_control_CORS" TargetMode="External"/><Relationship Id="rId29" Type="http://schemas.openxmlformats.org/officeDocument/2006/relationships/hyperlink" Target="https://console.developers.google.com/project/buoyant-dynamo-711/apiui/api/youtube/method/youtube.videos.list?authuser=0" TargetMode="External"/><Relationship Id="rId50" Type="http://schemas.openxmlformats.org/officeDocument/2006/relationships/hyperlink" Target="http://innofied.com/single-scrolled-parent-with-multiple-containers-in-sencha/" TargetMode="External"/><Relationship Id="rId11" Type="http://schemas.openxmlformats.org/officeDocument/2006/relationships/image" Target="media/image40.jpg"/><Relationship Id="rId10" Type="http://schemas.openxmlformats.org/officeDocument/2006/relationships/hyperlink" Target="http://www.senchatutorials.org" TargetMode="External"/><Relationship Id="rId13" Type="http://schemas.openxmlformats.org/officeDocument/2006/relationships/hyperlink" Target="https://balsamiq.com/" TargetMode="External"/><Relationship Id="rId12" Type="http://schemas.openxmlformats.org/officeDocument/2006/relationships/image" Target="media/image18.jpg"/><Relationship Id="rId15" Type="http://schemas.openxmlformats.org/officeDocument/2006/relationships/hyperlink" Target="http://www.justinmind.com/" TargetMode="External"/><Relationship Id="rId14" Type="http://schemas.openxmlformats.org/officeDocument/2006/relationships/hyperlink" Target="http://www.mockflow.com/" TargetMode="External"/><Relationship Id="rId17" Type="http://schemas.openxmlformats.org/officeDocument/2006/relationships/image" Target="media/image23.png"/><Relationship Id="rId16" Type="http://schemas.openxmlformats.org/officeDocument/2006/relationships/image" Target="media/image12.png"/><Relationship Id="rId19" Type="http://schemas.openxmlformats.org/officeDocument/2006/relationships/image" Target="media/image03.png"/><Relationship Id="rId18" Type="http://schemas.openxmlformats.org/officeDocument/2006/relationships/image" Target="media/image41.png"/></Relationships>
</file>